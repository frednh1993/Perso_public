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oter1.xml" ContentType="application/vnd.openxmlformats-officedocument.wordprocessingml.footer+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AD29F" w14:textId="1EBA8A31" w:rsidR="00D857B6" w:rsidRDefault="005B1156" w:rsidP="00D857B6">
      <w:pPr>
        <w:pStyle w:val="Sansinterligne"/>
        <w:jc w:val="center"/>
        <w:rPr>
          <w:rFonts w:ascii="Cambria" w:eastAsiaTheme="majorEastAsia" w:hAnsi="Cambria" w:cstheme="majorBidi"/>
          <w:sz w:val="28"/>
          <w:szCs w:val="28"/>
        </w:rPr>
      </w:pPr>
      <w:r>
        <w:rPr>
          <w:noProof/>
        </w:rPr>
        <mc:AlternateContent>
          <mc:Choice Requires="wpi">
            <w:drawing>
              <wp:anchor distT="0" distB="0" distL="114300" distR="114300" simplePos="0" relativeHeight="251749376" behindDoc="0" locked="0" layoutInCell="1" allowOverlap="1" wp14:anchorId="53AE9C05" wp14:editId="402028DE">
                <wp:simplePos x="0" y="0"/>
                <wp:positionH relativeFrom="column">
                  <wp:posOffset>73025</wp:posOffset>
                </wp:positionH>
                <wp:positionV relativeFrom="paragraph">
                  <wp:posOffset>-261620</wp:posOffset>
                </wp:positionV>
                <wp:extent cx="1535400" cy="270300"/>
                <wp:effectExtent l="38100" t="38100" r="52705" b="34925"/>
                <wp:wrapNone/>
                <wp:docPr id="1559879134" name="Encre 1559879134"/>
                <wp:cNvGraphicFramePr/>
                <a:graphic xmlns:a="http://schemas.openxmlformats.org/drawingml/2006/main">
                  <a:graphicData uri="http://schemas.microsoft.com/office/word/2010/wordprocessingInk">
                    <w14:contentPart bwMode="auto" r:id="rId7">
                      <w14:nvContentPartPr>
                        <w14:cNvContentPartPr/>
                      </w14:nvContentPartPr>
                      <w14:xfrm>
                        <a:off x="0" y="0"/>
                        <a:ext cx="1535400" cy="270300"/>
                      </w14:xfrm>
                    </w14:contentPart>
                  </a:graphicData>
                </a:graphic>
              </wp:anchor>
            </w:drawing>
          </mc:Choice>
          <mc:Fallback>
            <w:pict>
              <v:shapetype w14:anchorId="4F6744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559879134" o:spid="_x0000_s1026" type="#_x0000_t75" style="position:absolute;margin-left:4.55pt;margin-top:-21.8pt;width:123.35pt;height:23.7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">
                <v:imagedata r:id="rId8" o:title=""/>
              </v:shape>
            </w:pict>
          </mc:Fallback>
        </mc:AlternateContent>
      </w:r>
      <w:r w:rsidR="00DC3DB9">
        <w:rPr>
          <w:noProof/>
        </w:rPr>
        <mc:AlternateContent>
          <mc:Choice Requires="wpi">
            <w:drawing>
              <wp:anchor distT="0" distB="0" distL="114300" distR="114300" simplePos="0" relativeHeight="251724800" behindDoc="0" locked="0" layoutInCell="1" allowOverlap="1" wp14:anchorId="713E8364" wp14:editId="51D986CF">
                <wp:simplePos x="0" y="0"/>
                <wp:positionH relativeFrom="column">
                  <wp:posOffset>5366385</wp:posOffset>
                </wp:positionH>
                <wp:positionV relativeFrom="paragraph">
                  <wp:posOffset>-438785</wp:posOffset>
                </wp:positionV>
                <wp:extent cx="855900" cy="235440"/>
                <wp:effectExtent l="38100" t="38100" r="20955" b="44450"/>
                <wp:wrapNone/>
                <wp:docPr id="1559879109" name="Encre 1559879109"/>
                <wp:cNvGraphicFramePr/>
                <a:graphic xmlns:a="http://schemas.openxmlformats.org/drawingml/2006/main">
                  <a:graphicData uri="http://schemas.microsoft.com/office/word/2010/wordprocessingInk">
                    <w14:contentPart bwMode="auto" r:id="rId9">
                      <w14:nvContentPartPr>
                        <w14:cNvContentPartPr/>
                      </w14:nvContentPartPr>
                      <w14:xfrm>
                        <a:off x="0" y="0"/>
                        <a:ext cx="855900" cy="235440"/>
                      </w14:xfrm>
                    </w14:contentPart>
                  </a:graphicData>
                </a:graphic>
              </wp:anchor>
            </w:drawing>
          </mc:Choice>
          <mc:Fallback>
            <w:pict>
              <v:shape w14:anchorId="6589CC51" id="Encre 1559879109" o:spid="_x0000_s1026" type="#_x0000_t75" style="position:absolute;margin-left:421.35pt;margin-top:-35.75pt;width:69.8pt;height:21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">
                <v:imagedata r:id="rId10" o:title=""/>
              </v:shape>
            </w:pict>
          </mc:Fallback>
        </mc:AlternateContent>
      </w:r>
      <w:r w:rsidR="00DC3DB9">
        <w:rPr>
          <w:noProof/>
        </w:rPr>
        <mc:AlternateContent>
          <mc:Choice Requires="wpi">
            <w:drawing>
              <wp:anchor distT="0" distB="0" distL="114300" distR="114300" simplePos="0" relativeHeight="251672576" behindDoc="0" locked="0" layoutInCell="1" allowOverlap="1" wp14:anchorId="5BCE89DC" wp14:editId="650125D0">
                <wp:simplePos x="0" y="0"/>
                <wp:positionH relativeFrom="column">
                  <wp:posOffset>4733382</wp:posOffset>
                </wp:positionH>
                <wp:positionV relativeFrom="paragraph">
                  <wp:posOffset>106045</wp:posOffset>
                </wp:positionV>
                <wp:extent cx="65160" cy="131040"/>
                <wp:effectExtent l="25400" t="38100" r="36830" b="34290"/>
                <wp:wrapNone/>
                <wp:docPr id="18" name="Encre 18"/>
                <wp:cNvGraphicFramePr/>
                <a:graphic xmlns:a="http://schemas.openxmlformats.org/drawingml/2006/main">
                  <a:graphicData uri="http://schemas.microsoft.com/office/word/2010/wordprocessingInk">
                    <w14:contentPart bwMode="auto" r:id="rId11">
                      <w14:nvContentPartPr>
                        <w14:cNvContentPartPr/>
                      </w14:nvContentPartPr>
                      <w14:xfrm>
                        <a:off x="0" y="0"/>
                        <a:ext cx="65160" cy="131040"/>
                      </w14:xfrm>
                    </w14:contentPart>
                  </a:graphicData>
                </a:graphic>
              </wp:anchor>
            </w:drawing>
          </mc:Choice>
          <mc:Fallback>
            <w:pict>
              <v:shape w14:anchorId="54E10F53" id="Encre 18" o:spid="_x0000_s1026" type="#_x0000_t75" style="position:absolute;margin-left:371.5pt;margin-top:7.15pt;width:7.6pt;height:12.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">
                <v:imagedata r:id="rId12" o:title=""/>
              </v:shape>
            </w:pict>
          </mc:Fallback>
        </mc:AlternateContent>
      </w:r>
      <w:r w:rsidR="00DC3DB9">
        <w:rPr>
          <w:noProof/>
        </w:rPr>
        <mc:AlternateContent>
          <mc:Choice Requires="wpi">
            <w:drawing>
              <wp:anchor distT="0" distB="0" distL="114300" distR="114300" simplePos="0" relativeHeight="251664384" behindDoc="0" locked="0" layoutInCell="1" allowOverlap="1" wp14:anchorId="476A9456" wp14:editId="463C7CB8">
                <wp:simplePos x="0" y="0"/>
                <wp:positionH relativeFrom="column">
                  <wp:posOffset>4768850</wp:posOffset>
                </wp:positionH>
                <wp:positionV relativeFrom="paragraph">
                  <wp:posOffset>-455295</wp:posOffset>
                </wp:positionV>
                <wp:extent cx="248335" cy="146880"/>
                <wp:effectExtent l="38100" t="38100" r="18415" b="43815"/>
                <wp:wrapNone/>
                <wp:docPr id="10" name="Encre 10"/>
                <wp:cNvGraphicFramePr/>
                <a:graphic xmlns:a="http://schemas.openxmlformats.org/drawingml/2006/main">
                  <a:graphicData uri="http://schemas.microsoft.com/office/word/2010/wordprocessingInk">
                    <w14:contentPart bwMode="auto" r:id="rId13">
                      <w14:nvContentPartPr>
                        <w14:cNvContentPartPr/>
                      </w14:nvContentPartPr>
                      <w14:xfrm>
                        <a:off x="0" y="0"/>
                        <a:ext cx="248335" cy="146880"/>
                      </w14:xfrm>
                    </w14:contentPart>
                  </a:graphicData>
                </a:graphic>
              </wp:anchor>
            </w:drawing>
          </mc:Choice>
          <mc:Fallback>
            <w:pict>
              <v:shape w14:anchorId="3CB209B8" id="Encre 10" o:spid="_x0000_s1026" type="#_x0000_t75" style="position:absolute;margin-left:374.3pt;margin-top:-37.05pt;width:21.95pt;height:13.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">
                <v:imagedata r:id="rId14" o:title=""/>
              </v:shape>
            </w:pict>
          </mc:Fallback>
        </mc:AlternateContent>
      </w:r>
      <w:r w:rsidR="00D857B6">
        <w:rPr>
          <w:noProof/>
        </w:rPr>
        <mc:AlternateContent>
          <mc:Choice Requires="wps">
            <w:drawing>
              <wp:anchor distT="0" distB="0" distL="114300" distR="114300" simplePos="0" relativeHeight="251659264" behindDoc="0" locked="0" layoutInCell="0" allowOverlap="1" wp14:anchorId="55B70352" wp14:editId="69073CA6">
                <wp:simplePos x="0" y="0"/>
                <wp:positionH relativeFrom="leftMargin">
                  <wp:align>center</wp:align>
                </wp:positionH>
                <wp:positionV relativeFrom="page">
                  <wp:align>center</wp:align>
                </wp:positionV>
                <wp:extent cx="90805" cy="10556240"/>
                <wp:effectExtent l="0" t="0" r="2349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F33AF3E" id="Rectangle 5"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sidR="00D857B6">
        <w:rPr>
          <w:noProof/>
        </w:rPr>
        <mc:AlternateContent>
          <mc:Choice Requires="wps">
            <w:drawing>
              <wp:anchor distT="0" distB="0" distL="114300" distR="114300" simplePos="0" relativeHeight="251660288" behindDoc="0" locked="0" layoutInCell="0" allowOverlap="1" wp14:anchorId="55AEA0AB" wp14:editId="27569D55">
                <wp:simplePos x="0" y="0"/>
                <wp:positionH relativeFrom="rightMargin">
                  <wp:align>center</wp:align>
                </wp:positionH>
                <wp:positionV relativeFrom="page">
                  <wp:align>center</wp:align>
                </wp:positionV>
                <wp:extent cx="90805" cy="10556240"/>
                <wp:effectExtent l="0" t="0" r="2349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ln>
                          <a:solidFill>
                            <a:srgbClr val="00B0F0"/>
                          </a:solidFill>
                          <a:headEnd/>
                          <a:tailEnd/>
                        </a:ln>
                      </wps:spPr>
                      <wps:style>
                        <a:lnRef idx="2">
                          <a:schemeClr val="accent6"/>
                        </a:lnRef>
                        <a:fillRef idx="1">
                          <a:schemeClr val="lt1"/>
                        </a:fillRef>
                        <a:effectRef idx="0">
                          <a:schemeClr val="accent6"/>
                        </a:effectRef>
                        <a:fontRef idx="minor">
                          <a:schemeClr val="dk1"/>
                        </a:fontRef>
                      </wps:style>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AF1F381" id="Rectangle 7" o:spid="_x0000_s1026" style="position:absolute;margin-left:0;margin-top:0;width:7.15pt;height:831.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" o:allowincell="f" fillcolor="white [3201]" strokecolor="#00b0f0" strokeweight="1pt">
                <w10:wrap anchorx="margin" anchory="page"/>
              </v:rect>
            </w:pict>
          </mc:Fallback>
        </mc:AlternateContent>
      </w:r>
      <w:r w:rsidR="00D857B6">
        <w:rPr>
          <w:rFonts w:ascii="Cambria" w:eastAsiaTheme="majorEastAsia" w:hAnsi="Cambria" w:cstheme="majorBidi"/>
          <w:sz w:val="28"/>
          <w:szCs w:val="28"/>
        </w:rPr>
        <w:t>Université du Québec à Rimouski</w:t>
      </w:r>
    </w:p>
    <w:p w14:paraId="60CEFB58" w14:textId="28E878EE" w:rsidR="00D857B6" w:rsidRDefault="00DC3DB9"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21728" behindDoc="0" locked="0" layoutInCell="1" allowOverlap="1" wp14:anchorId="00DD9BC3" wp14:editId="31420F9C">
                <wp:simplePos x="0" y="0"/>
                <wp:positionH relativeFrom="column">
                  <wp:posOffset>5823585</wp:posOffset>
                </wp:positionH>
                <wp:positionV relativeFrom="paragraph">
                  <wp:posOffset>-50165</wp:posOffset>
                </wp:positionV>
                <wp:extent cx="327450" cy="255270"/>
                <wp:effectExtent l="38100" t="38100" r="15875" b="36830"/>
                <wp:wrapNone/>
                <wp:docPr id="1559879106" name="Encre 1559879106"/>
                <wp:cNvGraphicFramePr/>
                <a:graphic xmlns:a="http://schemas.openxmlformats.org/drawingml/2006/main">
                  <a:graphicData uri="http://schemas.microsoft.com/office/word/2010/wordprocessingInk">
                    <w14:contentPart bwMode="auto" r:id="rId15">
                      <w14:nvContentPartPr>
                        <w14:cNvContentPartPr/>
                      </w14:nvContentPartPr>
                      <w14:xfrm>
                        <a:off x="0" y="0"/>
                        <a:ext cx="327450" cy="255270"/>
                      </w14:xfrm>
                    </w14:contentPart>
                  </a:graphicData>
                </a:graphic>
              </wp:anchor>
            </w:drawing>
          </mc:Choice>
          <mc:Fallback>
            <w:pict>
              <v:shape w14:anchorId="53883832" id="Encre 1559879106" o:spid="_x0000_s1026" type="#_x0000_t75" style="position:absolute;margin-left:457.35pt;margin-top:-5.15pt;width:28.25pt;height:22.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">
                <v:imagedata r:id="rId16" o:title=""/>
              </v:shape>
            </w:pict>
          </mc:Fallback>
        </mc:AlternateContent>
      </w:r>
      <w:r>
        <w:rPr>
          <w:rFonts w:ascii="Cambria" w:eastAsiaTheme="majorEastAsia" w:hAnsi="Cambria" w:cstheme="majorBidi"/>
          <w:noProof/>
          <w:sz w:val="28"/>
          <w:szCs w:val="28"/>
        </w:rPr>
        <mc:AlternateContent>
          <mc:Choice Requires="wpi">
            <w:drawing>
              <wp:anchor distT="0" distB="0" distL="114300" distR="114300" simplePos="0" relativeHeight="251722752" behindDoc="0" locked="0" layoutInCell="1" allowOverlap="1" wp14:anchorId="39B261F8" wp14:editId="4E5D8FFD">
                <wp:simplePos x="0" y="0"/>
                <wp:positionH relativeFrom="column">
                  <wp:posOffset>5614670</wp:posOffset>
                </wp:positionH>
                <wp:positionV relativeFrom="paragraph">
                  <wp:posOffset>-43180</wp:posOffset>
                </wp:positionV>
                <wp:extent cx="75600" cy="113665"/>
                <wp:effectExtent l="38100" t="38100" r="38735" b="38735"/>
                <wp:wrapNone/>
                <wp:docPr id="1559879107" name="Encre 1559879107"/>
                <wp:cNvGraphicFramePr/>
                <a:graphic xmlns:a="http://schemas.openxmlformats.org/drawingml/2006/main">
                  <a:graphicData uri="http://schemas.microsoft.com/office/word/2010/wordprocessingInk">
                    <w14:contentPart bwMode="auto" r:id="rId17">
                      <w14:nvContentPartPr>
                        <w14:cNvContentPartPr/>
                      </w14:nvContentPartPr>
                      <w14:xfrm>
                        <a:off x="0" y="0"/>
                        <a:ext cx="75600" cy="113665"/>
                      </w14:xfrm>
                    </w14:contentPart>
                  </a:graphicData>
                </a:graphic>
              </wp:anchor>
            </w:drawing>
          </mc:Choice>
          <mc:Fallback>
            <w:pict>
              <v:shape w14:anchorId="1D3B9627" id="Encre 1559879107" o:spid="_x0000_s1026" type="#_x0000_t75" style="position:absolute;margin-left:440.9pt;margin-top:-4.6pt;width:8.35pt;height:11.3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">
                <v:imagedata r:id="rId18" o:title=""/>
              </v:shape>
            </w:pict>
          </mc:Fallback>
        </mc:AlternateContent>
      </w:r>
      <w:r>
        <w:rPr>
          <w:rFonts w:ascii="Cambria" w:eastAsiaTheme="majorEastAsia" w:hAnsi="Cambria" w:cstheme="majorBidi"/>
          <w:noProof/>
          <w:sz w:val="28"/>
          <w:szCs w:val="28"/>
        </w:rPr>
        <mc:AlternateContent>
          <mc:Choice Requires="wpi">
            <w:drawing>
              <wp:anchor distT="0" distB="0" distL="114300" distR="114300" simplePos="0" relativeHeight="251723776" behindDoc="0" locked="0" layoutInCell="1" allowOverlap="1" wp14:anchorId="00D9AE49" wp14:editId="7669BF37">
                <wp:simplePos x="0" y="0"/>
                <wp:positionH relativeFrom="column">
                  <wp:posOffset>4935220</wp:posOffset>
                </wp:positionH>
                <wp:positionV relativeFrom="paragraph">
                  <wp:posOffset>-46355</wp:posOffset>
                </wp:positionV>
                <wp:extent cx="245665" cy="130175"/>
                <wp:effectExtent l="38100" t="38100" r="0" b="34925"/>
                <wp:wrapNone/>
                <wp:docPr id="1559879108" name="Encre 1559879108"/>
                <wp:cNvGraphicFramePr/>
                <a:graphic xmlns:a="http://schemas.openxmlformats.org/drawingml/2006/main">
                  <a:graphicData uri="http://schemas.microsoft.com/office/word/2010/wordprocessingInk">
                    <w14:contentPart bwMode="auto" r:id="rId19">
                      <w14:nvContentPartPr>
                        <w14:cNvContentPartPr/>
                      </w14:nvContentPartPr>
                      <w14:xfrm>
                        <a:off x="0" y="0"/>
                        <a:ext cx="245665" cy="130175"/>
                      </w14:xfrm>
                    </w14:contentPart>
                  </a:graphicData>
                </a:graphic>
              </wp:anchor>
            </w:drawing>
          </mc:Choice>
          <mc:Fallback>
            <w:pict>
              <v:shape w14:anchorId="0DD9DAFA" id="Encre 1559879108" o:spid="_x0000_s1026" type="#_x0000_t75" style="position:absolute;margin-left:387.4pt;margin-top:-4.85pt;width:21.8pt;height:12.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">
                <v:imagedata r:id="rId20" o:title=""/>
              </v:shape>
            </w:pict>
          </mc:Fallback>
        </mc:AlternateContent>
      </w:r>
      <w:r w:rsidR="00D857B6">
        <w:rPr>
          <w:rFonts w:ascii="Cambria" w:eastAsiaTheme="majorEastAsia" w:hAnsi="Cambria" w:cstheme="majorBidi"/>
          <w:sz w:val="28"/>
          <w:szCs w:val="28"/>
        </w:rPr>
        <w:t>Campus de Lévis</w:t>
      </w:r>
    </w:p>
    <w:p w14:paraId="7F8D5A26" w14:textId="7E80893D" w:rsidR="00D857B6" w:rsidRDefault="00D857B6" w:rsidP="00D857B6">
      <w:pPr>
        <w:pStyle w:val="Sansinterligne"/>
        <w:jc w:val="center"/>
        <w:rPr>
          <w:rFonts w:ascii="Cambria" w:eastAsiaTheme="majorEastAsia" w:hAnsi="Cambria" w:cstheme="majorBidi"/>
          <w:sz w:val="28"/>
          <w:szCs w:val="28"/>
        </w:rPr>
      </w:pPr>
    </w:p>
    <w:p w14:paraId="6CC85552" w14:textId="2C0415B9" w:rsidR="00D857B6" w:rsidRDefault="005B1156"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50400" behindDoc="0" locked="0" layoutInCell="1" allowOverlap="1" wp14:anchorId="406C9C9A" wp14:editId="2CCC9661">
                <wp:simplePos x="0" y="0"/>
                <wp:positionH relativeFrom="column">
                  <wp:posOffset>-38735</wp:posOffset>
                </wp:positionH>
                <wp:positionV relativeFrom="paragraph">
                  <wp:posOffset>-516255</wp:posOffset>
                </wp:positionV>
                <wp:extent cx="1793355" cy="1089655"/>
                <wp:effectExtent l="38100" t="38100" r="0" b="41275"/>
                <wp:wrapNone/>
                <wp:docPr id="1559879135" name="Encre 1559879135"/>
                <wp:cNvGraphicFramePr/>
                <a:graphic xmlns:a="http://schemas.openxmlformats.org/drawingml/2006/main">
                  <a:graphicData uri="http://schemas.microsoft.com/office/word/2010/wordprocessingInk">
                    <w14:contentPart bwMode="auto" r:id="rId21">
                      <w14:nvContentPartPr>
                        <w14:cNvContentPartPr/>
                      </w14:nvContentPartPr>
                      <w14:xfrm>
                        <a:off x="0" y="0"/>
                        <a:ext cx="1793355" cy="1089655"/>
                      </w14:xfrm>
                    </w14:contentPart>
                  </a:graphicData>
                </a:graphic>
              </wp:anchor>
            </w:drawing>
          </mc:Choice>
          <mc:Fallback>
            <w:pict>
              <v:shape w14:anchorId="36E7E9CB" id="Encre 1559879135" o:spid="_x0000_s1026" type="#_x0000_t75" style="position:absolute;margin-left:-4.25pt;margin-top:-41.85pt;width:143.6pt;height:88.2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">
                <v:imagedata r:id="rId22" o:title=""/>
              </v:shape>
            </w:pict>
          </mc:Fallback>
        </mc:AlternateContent>
      </w:r>
      <w:r w:rsidR="00DC3DB9">
        <w:rPr>
          <w:rFonts w:ascii="Cambria" w:eastAsiaTheme="majorEastAsia" w:hAnsi="Cambria" w:cstheme="majorBidi"/>
          <w:noProof/>
          <w:sz w:val="28"/>
          <w:szCs w:val="28"/>
        </w:rPr>
        <mc:AlternateContent>
          <mc:Choice Requires="wpi">
            <w:drawing>
              <wp:anchor distT="0" distB="0" distL="114300" distR="114300" simplePos="0" relativeHeight="251720704" behindDoc="0" locked="0" layoutInCell="1" allowOverlap="1" wp14:anchorId="7E1521CA" wp14:editId="2BCB4C7D">
                <wp:simplePos x="0" y="0"/>
                <wp:positionH relativeFrom="column">
                  <wp:posOffset>4756150</wp:posOffset>
                </wp:positionH>
                <wp:positionV relativeFrom="paragraph">
                  <wp:posOffset>45085</wp:posOffset>
                </wp:positionV>
                <wp:extent cx="352540" cy="173845"/>
                <wp:effectExtent l="38100" t="38100" r="53975" b="42545"/>
                <wp:wrapNone/>
                <wp:docPr id="1559879105" name="Encre 1559879105"/>
                <wp:cNvGraphicFramePr/>
                <a:graphic xmlns:a="http://schemas.openxmlformats.org/drawingml/2006/main">
                  <a:graphicData uri="http://schemas.microsoft.com/office/word/2010/wordprocessingInk">
                    <w14:contentPart bwMode="auto" r:id="rId23">
                      <w14:nvContentPartPr>
                        <w14:cNvContentPartPr/>
                      </w14:nvContentPartPr>
                      <w14:xfrm>
                        <a:off x="0" y="0"/>
                        <a:ext cx="352540" cy="173845"/>
                      </w14:xfrm>
                    </w14:contentPart>
                  </a:graphicData>
                </a:graphic>
              </wp:anchor>
            </w:drawing>
          </mc:Choice>
          <mc:Fallback>
            <w:pict>
              <v:shape w14:anchorId="2405B3FF" id="Encre 1559879105" o:spid="_x0000_s1026" type="#_x0000_t75" style="position:absolute;margin-left:373.3pt;margin-top:2.35pt;width:30.15pt;height:16.1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">
                <v:imagedata r:id="rId24" o:title=""/>
              </v:shape>
            </w:pict>
          </mc:Fallback>
        </mc:AlternateContent>
      </w:r>
    </w:p>
    <w:p w14:paraId="5C7E0BD2" w14:textId="18447E42" w:rsidR="00D857B6" w:rsidRDefault="00DC3DB9"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19680" behindDoc="0" locked="0" layoutInCell="1" allowOverlap="1" wp14:anchorId="31DC64FB" wp14:editId="516F0979">
                <wp:simplePos x="0" y="0"/>
                <wp:positionH relativeFrom="column">
                  <wp:posOffset>5464810</wp:posOffset>
                </wp:positionH>
                <wp:positionV relativeFrom="paragraph">
                  <wp:posOffset>-100965</wp:posOffset>
                </wp:positionV>
                <wp:extent cx="829915" cy="347070"/>
                <wp:effectExtent l="38100" t="38100" r="21590" b="21590"/>
                <wp:wrapNone/>
                <wp:docPr id="1559879104" name="Encre 1559879104"/>
                <wp:cNvGraphicFramePr/>
                <a:graphic xmlns:a="http://schemas.openxmlformats.org/drawingml/2006/main">
                  <a:graphicData uri="http://schemas.microsoft.com/office/word/2010/wordprocessingInk">
                    <w14:contentPart bwMode="auto" r:id="rId25">
                      <w14:nvContentPartPr>
                        <w14:cNvContentPartPr/>
                      </w14:nvContentPartPr>
                      <w14:xfrm>
                        <a:off x="0" y="0"/>
                        <a:ext cx="829915" cy="347070"/>
                      </w14:xfrm>
                    </w14:contentPart>
                  </a:graphicData>
                </a:graphic>
              </wp:anchor>
            </w:drawing>
          </mc:Choice>
          <mc:Fallback>
            <w:pict>
              <v:shape w14:anchorId="2405D4CD" id="Encre 1559879104" o:spid="_x0000_s1026" type="#_x0000_t75" style="position:absolute;margin-left:429.1pt;margin-top:-9.15pt;width:67.8pt;height:29.7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">
                <v:imagedata r:id="rId26" o:title=""/>
              </v:shape>
            </w:pict>
          </mc:Fallback>
        </mc:AlternateContent>
      </w:r>
    </w:p>
    <w:p w14:paraId="6A9859D1" w14:textId="188AC52A" w:rsidR="00D857B6" w:rsidRDefault="00DC3DB9"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18656" behindDoc="0" locked="0" layoutInCell="1" allowOverlap="1" wp14:anchorId="31459674" wp14:editId="75B8E67C">
                <wp:simplePos x="0" y="0"/>
                <wp:positionH relativeFrom="column">
                  <wp:posOffset>4808220</wp:posOffset>
                </wp:positionH>
                <wp:positionV relativeFrom="paragraph">
                  <wp:posOffset>229235</wp:posOffset>
                </wp:positionV>
                <wp:extent cx="444355" cy="216000"/>
                <wp:effectExtent l="38100" t="38100" r="51435" b="38100"/>
                <wp:wrapNone/>
                <wp:docPr id="63" name="Encre 63"/>
                <wp:cNvGraphicFramePr/>
                <a:graphic xmlns:a="http://schemas.openxmlformats.org/drawingml/2006/main">
                  <a:graphicData uri="http://schemas.microsoft.com/office/word/2010/wordprocessingInk">
                    <w14:contentPart bwMode="auto" r:id="rId27">
                      <w14:nvContentPartPr>
                        <w14:cNvContentPartPr/>
                      </w14:nvContentPartPr>
                      <w14:xfrm>
                        <a:off x="0" y="0"/>
                        <a:ext cx="444355" cy="216000"/>
                      </w14:xfrm>
                    </w14:contentPart>
                  </a:graphicData>
                </a:graphic>
              </wp:anchor>
            </w:drawing>
          </mc:Choice>
          <mc:Fallback>
            <w:pict>
              <v:shape w14:anchorId="21450D99" id="Encre 63" o:spid="_x0000_s1026" type="#_x0000_t75" style="position:absolute;margin-left:377.4pt;margin-top:16.85pt;width:37.4pt;height:19.4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">
                <v:imagedata r:id="rId28" o:title=""/>
              </v:shape>
            </w:pict>
          </mc:Fallback>
        </mc:AlternateContent>
      </w:r>
    </w:p>
    <w:sdt>
      <w:sdtPr>
        <w:rPr>
          <w:rFonts w:ascii="Cambria" w:eastAsiaTheme="majorEastAsia" w:hAnsi="Cambria" w:cstheme="majorBidi"/>
          <w:sz w:val="28"/>
          <w:szCs w:val="28"/>
        </w:rPr>
        <w:alias w:val="Titre"/>
        <w:id w:val="14700071"/>
        <w:showingPlcHdr/>
        <w:dataBinding w:prefixMappings="xmlns:ns0='http://schemas.openxmlformats.org/package/2006/metadata/core-properties' xmlns:ns1='http://purl.org/dc/elements/1.1/'" w:xpath="/ns0:coreProperties[1]/ns1:title[1]" w:storeItemID="{6C3C8BC8-F283-45AE-878A-BAB7291924A1}"/>
        <w:text/>
      </w:sdtPr>
      <w:sdtContent>
        <w:p w14:paraId="71BAA1A8"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     </w:t>
          </w:r>
        </w:p>
      </w:sdtContent>
    </w:sdt>
    <w:p w14:paraId="1FD8981A" w14:textId="000EC260" w:rsidR="00D857B6" w:rsidRDefault="00DC3DB9" w:rsidP="00D857B6">
      <w:pPr>
        <w:pStyle w:val="Sansinterligne"/>
        <w:jc w:val="center"/>
        <w:rPr>
          <w:rFonts w:ascii="Cambria" w:hAnsi="Cambria"/>
          <w:b/>
          <w:bCs/>
          <w:sz w:val="28"/>
          <w:szCs w:val="28"/>
        </w:rPr>
      </w:pPr>
      <w:r>
        <w:rPr>
          <w:rFonts w:ascii="Cambria" w:hAnsi="Cambria"/>
          <w:b/>
          <w:bCs/>
          <w:noProof/>
          <w:sz w:val="28"/>
          <w:szCs w:val="28"/>
        </w:rPr>
        <mc:AlternateContent>
          <mc:Choice Requires="wpi">
            <w:drawing>
              <wp:anchor distT="0" distB="0" distL="114300" distR="114300" simplePos="0" relativeHeight="251717632" behindDoc="0" locked="0" layoutInCell="1" allowOverlap="1" wp14:anchorId="174C4A43" wp14:editId="75F93D7D">
                <wp:simplePos x="0" y="0"/>
                <wp:positionH relativeFrom="column">
                  <wp:posOffset>5660390</wp:posOffset>
                </wp:positionH>
                <wp:positionV relativeFrom="paragraph">
                  <wp:posOffset>-141605</wp:posOffset>
                </wp:positionV>
                <wp:extent cx="494000" cy="277920"/>
                <wp:effectExtent l="38100" t="38100" r="1905" b="40005"/>
                <wp:wrapNone/>
                <wp:docPr id="62" name="Encre 62"/>
                <wp:cNvGraphicFramePr/>
                <a:graphic xmlns:a="http://schemas.openxmlformats.org/drawingml/2006/main">
                  <a:graphicData uri="http://schemas.microsoft.com/office/word/2010/wordprocessingInk">
                    <w14:contentPart bwMode="auto" r:id="rId29">
                      <w14:nvContentPartPr>
                        <w14:cNvContentPartPr/>
                      </w14:nvContentPartPr>
                      <w14:xfrm>
                        <a:off x="0" y="0"/>
                        <a:ext cx="494000" cy="277920"/>
                      </w14:xfrm>
                    </w14:contentPart>
                  </a:graphicData>
                </a:graphic>
              </wp:anchor>
            </w:drawing>
          </mc:Choice>
          <mc:Fallback>
            <w:pict>
              <v:shape w14:anchorId="190CF7E3" id="Encre 62" o:spid="_x0000_s1026" type="#_x0000_t75" style="position:absolute;margin-left:444.5pt;margin-top:-12.35pt;width:41.35pt;height:24.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">
                <v:imagedata r:id="rId30" o:title=""/>
              </v:shape>
            </w:pict>
          </mc:Fallback>
        </mc:AlternateContent>
      </w:r>
      <w:r w:rsidR="00D857B6" w:rsidRPr="004F685D">
        <w:rPr>
          <w:rFonts w:ascii="Cambria" w:hAnsi="Cambria"/>
          <w:b/>
          <w:bCs/>
          <w:sz w:val="28"/>
          <w:szCs w:val="28"/>
        </w:rPr>
        <w:t>TP</w:t>
      </w:r>
      <w:r w:rsidR="007706E0">
        <w:rPr>
          <w:rFonts w:ascii="Cambria" w:hAnsi="Cambria"/>
          <w:b/>
          <w:bCs/>
          <w:sz w:val="28"/>
          <w:szCs w:val="28"/>
        </w:rPr>
        <w:t>3 – Partie A</w:t>
      </w:r>
    </w:p>
    <w:p w14:paraId="3F3EDF53" w14:textId="093FB311" w:rsidR="00D857B6" w:rsidRDefault="007706E0" w:rsidP="00D857B6">
      <w:pPr>
        <w:pStyle w:val="Sansinterligne"/>
        <w:jc w:val="center"/>
        <w:rPr>
          <w:rFonts w:ascii="Cambria" w:hAnsi="Cambria"/>
          <w:b/>
          <w:bCs/>
          <w:sz w:val="28"/>
          <w:szCs w:val="28"/>
        </w:rPr>
      </w:pPr>
      <w:r>
        <w:rPr>
          <w:rFonts w:ascii="Cambria" w:hAnsi="Cambria"/>
          <w:b/>
          <w:bCs/>
          <w:sz w:val="28"/>
          <w:szCs w:val="28"/>
        </w:rPr>
        <w:t>Tests de boîte blanche sur un algorithme de tri à bulles</w:t>
      </w:r>
    </w:p>
    <w:p w14:paraId="29FE0798" w14:textId="3BF4C591" w:rsidR="00D857B6" w:rsidRPr="004F685D" w:rsidRDefault="00D857B6" w:rsidP="00D857B6">
      <w:pPr>
        <w:pStyle w:val="Sansinterligne"/>
        <w:jc w:val="center"/>
        <w:rPr>
          <w:rFonts w:ascii="Cambria" w:hAnsi="Cambria"/>
          <w:b/>
          <w:sz w:val="28"/>
          <w:szCs w:val="28"/>
        </w:rPr>
      </w:pPr>
    </w:p>
    <w:p w14:paraId="11762697" w14:textId="4F2A3871" w:rsidR="00D857B6" w:rsidRPr="004F685D" w:rsidRDefault="00DC3DB9"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15584" behindDoc="0" locked="0" layoutInCell="1" allowOverlap="1" wp14:anchorId="3CADC8EC" wp14:editId="5A9FA159">
                <wp:simplePos x="0" y="0"/>
                <wp:positionH relativeFrom="column">
                  <wp:posOffset>5621020</wp:posOffset>
                </wp:positionH>
                <wp:positionV relativeFrom="paragraph">
                  <wp:posOffset>-35560</wp:posOffset>
                </wp:positionV>
                <wp:extent cx="591725" cy="333000"/>
                <wp:effectExtent l="38100" t="38100" r="0" b="35560"/>
                <wp:wrapNone/>
                <wp:docPr id="60" name="Encre 60"/>
                <wp:cNvGraphicFramePr/>
                <a:graphic xmlns:a="http://schemas.openxmlformats.org/drawingml/2006/main">
                  <a:graphicData uri="http://schemas.microsoft.com/office/word/2010/wordprocessingInk">
                    <w14:contentPart bwMode="auto" r:id="rId31">
                      <w14:nvContentPartPr>
                        <w14:cNvContentPartPr/>
                      </w14:nvContentPartPr>
                      <w14:xfrm>
                        <a:off x="0" y="0"/>
                        <a:ext cx="591725" cy="333000"/>
                      </w14:xfrm>
                    </w14:contentPart>
                  </a:graphicData>
                </a:graphic>
              </wp:anchor>
            </w:drawing>
          </mc:Choice>
          <mc:Fallback>
            <w:pict>
              <v:shape w14:anchorId="595DD0B4" id="Encre 60" o:spid="_x0000_s1026" type="#_x0000_t75" style="position:absolute;margin-left:441.4pt;margin-top:-4pt;width:49pt;height:28.6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">
                <v:imagedata r:id="rId32" o:title=""/>
              </v:shape>
            </w:pict>
          </mc:Fallback>
        </mc:AlternateContent>
      </w:r>
      <w:r>
        <w:rPr>
          <w:rFonts w:ascii="Cambria" w:eastAsiaTheme="majorEastAsia" w:hAnsi="Cambria" w:cstheme="majorBidi"/>
          <w:noProof/>
          <w:sz w:val="28"/>
          <w:szCs w:val="28"/>
        </w:rPr>
        <mc:AlternateContent>
          <mc:Choice Requires="wpi">
            <w:drawing>
              <wp:anchor distT="0" distB="0" distL="114300" distR="114300" simplePos="0" relativeHeight="251716608" behindDoc="0" locked="0" layoutInCell="1" allowOverlap="1" wp14:anchorId="08B4A546" wp14:editId="38FDA6EA">
                <wp:simplePos x="0" y="0"/>
                <wp:positionH relativeFrom="column">
                  <wp:posOffset>4785360</wp:posOffset>
                </wp:positionH>
                <wp:positionV relativeFrom="paragraph">
                  <wp:posOffset>6350</wp:posOffset>
                </wp:positionV>
                <wp:extent cx="408600" cy="157345"/>
                <wp:effectExtent l="38100" t="38100" r="23495" b="33655"/>
                <wp:wrapNone/>
                <wp:docPr id="61" name="Encre 61"/>
                <wp:cNvGraphicFramePr/>
                <a:graphic xmlns:a="http://schemas.openxmlformats.org/drawingml/2006/main">
                  <a:graphicData uri="http://schemas.microsoft.com/office/word/2010/wordprocessingInk">
                    <w14:contentPart bwMode="auto" r:id="rId33">
                      <w14:nvContentPartPr>
                        <w14:cNvContentPartPr/>
                      </w14:nvContentPartPr>
                      <w14:xfrm>
                        <a:off x="0" y="0"/>
                        <a:ext cx="408600" cy="157345"/>
                      </w14:xfrm>
                    </w14:contentPart>
                  </a:graphicData>
                </a:graphic>
              </wp:anchor>
            </w:drawing>
          </mc:Choice>
          <mc:Fallback>
            <w:pict>
              <v:shape w14:anchorId="17F2DCD9" id="Encre 61" o:spid="_x0000_s1026" type="#_x0000_t75" style="position:absolute;margin-left:375.6pt;margin-top:-.7pt;width:34.55pt;height:14.8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">
                <v:imagedata r:id="rId34" o:title=""/>
              </v:shape>
            </w:pict>
          </mc:Fallback>
        </mc:AlternateContent>
      </w:r>
    </w:p>
    <w:p w14:paraId="7CB3368F" w14:textId="77777777" w:rsidR="00D857B6" w:rsidRPr="004F685D" w:rsidRDefault="00D857B6" w:rsidP="00D857B6">
      <w:pPr>
        <w:pStyle w:val="Sansinterligne"/>
        <w:jc w:val="center"/>
        <w:rPr>
          <w:rFonts w:ascii="Cambria" w:eastAsiaTheme="majorEastAsia" w:hAnsi="Cambria" w:cstheme="majorBidi"/>
          <w:sz w:val="28"/>
          <w:szCs w:val="28"/>
        </w:rPr>
      </w:pPr>
    </w:p>
    <w:p w14:paraId="024105A3" w14:textId="7F656149" w:rsidR="00D857B6" w:rsidRPr="004F685D" w:rsidRDefault="00DC3DB9"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08416" behindDoc="0" locked="0" layoutInCell="1" allowOverlap="1" wp14:anchorId="4489496B" wp14:editId="08237FF7">
                <wp:simplePos x="0" y="0"/>
                <wp:positionH relativeFrom="column">
                  <wp:posOffset>5034342</wp:posOffset>
                </wp:positionH>
                <wp:positionV relativeFrom="paragraph">
                  <wp:posOffset>96340</wp:posOffset>
                </wp:positionV>
                <wp:extent cx="159840" cy="219240"/>
                <wp:effectExtent l="38100" t="38100" r="18415" b="47625"/>
                <wp:wrapNone/>
                <wp:docPr id="53" name="Encre 53"/>
                <wp:cNvGraphicFramePr/>
                <a:graphic xmlns:a="http://schemas.openxmlformats.org/drawingml/2006/main">
                  <a:graphicData uri="http://schemas.microsoft.com/office/word/2010/wordprocessingInk">
                    <w14:contentPart bwMode="auto" r:id="rId35">
                      <w14:nvContentPartPr>
                        <w14:cNvContentPartPr/>
                      </w14:nvContentPartPr>
                      <w14:xfrm>
                        <a:off x="0" y="0"/>
                        <a:ext cx="159840" cy="219240"/>
                      </w14:xfrm>
                    </w14:contentPart>
                  </a:graphicData>
                </a:graphic>
              </wp:anchor>
            </w:drawing>
          </mc:Choice>
          <mc:Fallback>
            <w:pict>
              <v:shape w14:anchorId="29117E68" id="Encre 53" o:spid="_x0000_s1026" type="#_x0000_t75" style="position:absolute;margin-left:395.2pt;margin-top:6.4pt;width:15.05pt;height:19.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">
                <v:imagedata r:id="rId36" o:title=""/>
              </v:shape>
            </w:pict>
          </mc:Fallback>
        </mc:AlternateContent>
      </w:r>
    </w:p>
    <w:p w14:paraId="1381F118" w14:textId="54BE505E" w:rsidR="00D857B6" w:rsidRPr="004F685D" w:rsidRDefault="00DC3DB9" w:rsidP="00D857B6">
      <w:pPr>
        <w:pStyle w:val="Sansinterligne"/>
        <w:jc w:val="center"/>
        <w:rPr>
          <w:rFonts w:ascii="Cambria" w:eastAsiaTheme="majorEastAsia" w:hAnsi="Cambria" w:cstheme="majorBidi"/>
          <w:sz w:val="28"/>
          <w:szCs w:val="28"/>
        </w:rPr>
      </w:pPr>
      <w:r>
        <w:rPr>
          <w:rFonts w:ascii="Cambria" w:eastAsiaTheme="majorEastAsia" w:hAnsi="Cambria" w:cstheme="majorBidi"/>
          <w:noProof/>
          <w:sz w:val="28"/>
          <w:szCs w:val="28"/>
        </w:rPr>
        <mc:AlternateContent>
          <mc:Choice Requires="wpi">
            <w:drawing>
              <wp:anchor distT="0" distB="0" distL="114300" distR="114300" simplePos="0" relativeHeight="251714560" behindDoc="0" locked="0" layoutInCell="1" allowOverlap="1" wp14:anchorId="2A413C4D" wp14:editId="0DA3A939">
                <wp:simplePos x="0" y="0"/>
                <wp:positionH relativeFrom="column">
                  <wp:posOffset>5568950</wp:posOffset>
                </wp:positionH>
                <wp:positionV relativeFrom="paragraph">
                  <wp:posOffset>-147955</wp:posOffset>
                </wp:positionV>
                <wp:extent cx="565445" cy="317540"/>
                <wp:effectExtent l="38100" t="38100" r="6350" b="38100"/>
                <wp:wrapNone/>
                <wp:docPr id="59" name="Encre 59"/>
                <wp:cNvGraphicFramePr/>
                <a:graphic xmlns:a="http://schemas.openxmlformats.org/drawingml/2006/main">
                  <a:graphicData uri="http://schemas.microsoft.com/office/word/2010/wordprocessingInk">
                    <w14:contentPart bwMode="auto" r:id="rId37">
                      <w14:nvContentPartPr>
                        <w14:cNvContentPartPr/>
                      </w14:nvContentPartPr>
                      <w14:xfrm>
                        <a:off x="0" y="0"/>
                        <a:ext cx="565445" cy="317540"/>
                      </w14:xfrm>
                    </w14:contentPart>
                  </a:graphicData>
                </a:graphic>
              </wp:anchor>
            </w:drawing>
          </mc:Choice>
          <mc:Fallback>
            <w:pict>
              <v:shape w14:anchorId="6EC5F6A6" id="Encre 59" o:spid="_x0000_s1026" type="#_x0000_t75" style="position:absolute;margin-left:437.3pt;margin-top:-12.85pt;width:46.95pt;height:27.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">
                <v:imagedata r:id="rId38" o:title=""/>
              </v:shape>
            </w:pict>
          </mc:Fallback>
        </mc:AlternateContent>
      </w:r>
    </w:p>
    <w:p w14:paraId="7B0AE602"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Présenté à</w:t>
      </w:r>
    </w:p>
    <w:p w14:paraId="6C26C5B9"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M. Isma</w:t>
      </w:r>
      <w:proofErr w:type="spellStart"/>
      <w:r w:rsidRPr="008B4777">
        <w:rPr>
          <w:rStyle w:val="hgkelc"/>
          <w:rFonts w:ascii="Cambria" w:hAnsi="Cambria"/>
          <w:sz w:val="28"/>
          <w:szCs w:val="28"/>
          <w:lang w:val="fr-FR"/>
        </w:rPr>
        <w:t>ï</w:t>
      </w:r>
      <w:r>
        <w:rPr>
          <w:rStyle w:val="hgkelc"/>
          <w:rFonts w:ascii="Cambria" w:hAnsi="Cambria"/>
          <w:sz w:val="28"/>
          <w:szCs w:val="28"/>
          <w:lang w:val="fr-FR"/>
        </w:rPr>
        <w:t>l</w:t>
      </w:r>
      <w:proofErr w:type="spellEnd"/>
      <w:r>
        <w:rPr>
          <w:rStyle w:val="hgkelc"/>
          <w:rFonts w:ascii="Cambria" w:hAnsi="Cambria"/>
          <w:sz w:val="28"/>
          <w:szCs w:val="28"/>
          <w:lang w:val="fr-FR"/>
        </w:rPr>
        <w:t xml:space="preserve"> Khriss</w:t>
      </w:r>
    </w:p>
    <w:p w14:paraId="267C32BC" w14:textId="77777777" w:rsidR="00D857B6" w:rsidRDefault="00D857B6" w:rsidP="00D857B6">
      <w:pPr>
        <w:pStyle w:val="Sansinterligne"/>
        <w:jc w:val="center"/>
        <w:rPr>
          <w:rFonts w:ascii="Cambria" w:eastAsiaTheme="majorEastAsia" w:hAnsi="Cambria" w:cstheme="majorBidi"/>
          <w:sz w:val="28"/>
          <w:szCs w:val="28"/>
        </w:rPr>
      </w:pPr>
    </w:p>
    <w:p w14:paraId="05B318C3" w14:textId="77777777" w:rsidR="00D857B6" w:rsidRDefault="00D857B6" w:rsidP="00D857B6">
      <w:pPr>
        <w:pStyle w:val="Sansinterligne"/>
        <w:jc w:val="center"/>
        <w:rPr>
          <w:rFonts w:ascii="Cambria" w:eastAsiaTheme="majorEastAsia" w:hAnsi="Cambria" w:cstheme="majorBidi"/>
          <w:sz w:val="28"/>
          <w:szCs w:val="28"/>
        </w:rPr>
      </w:pPr>
    </w:p>
    <w:p w14:paraId="42C9A8BD" w14:textId="77777777" w:rsidR="00D857B6" w:rsidRDefault="00D857B6" w:rsidP="00D857B6">
      <w:pPr>
        <w:pStyle w:val="Sansinterligne"/>
        <w:jc w:val="center"/>
        <w:rPr>
          <w:rFonts w:ascii="Cambria" w:eastAsiaTheme="majorEastAsia" w:hAnsi="Cambria" w:cstheme="majorBidi"/>
          <w:sz w:val="28"/>
          <w:szCs w:val="28"/>
        </w:rPr>
      </w:pPr>
    </w:p>
    <w:p w14:paraId="4D5B2178" w14:textId="77777777" w:rsidR="00D857B6" w:rsidRDefault="00D857B6" w:rsidP="00D857B6">
      <w:pPr>
        <w:pStyle w:val="Sansinterligne"/>
        <w:jc w:val="center"/>
        <w:rPr>
          <w:rFonts w:ascii="Cambria" w:eastAsiaTheme="majorEastAsia" w:hAnsi="Cambria" w:cstheme="majorBidi"/>
          <w:sz w:val="28"/>
          <w:szCs w:val="28"/>
        </w:rPr>
      </w:pPr>
    </w:p>
    <w:p w14:paraId="3C1FC505"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Comme exigence partielle du cours</w:t>
      </w:r>
    </w:p>
    <w:p w14:paraId="29D63526"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Assurance de la qualité et gestion de projets informatiques</w:t>
      </w:r>
    </w:p>
    <w:p w14:paraId="19C1AE9A"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INF 33307-MS</w:t>
      </w:r>
    </w:p>
    <w:p w14:paraId="3653FB79" w14:textId="77777777" w:rsidR="00D857B6" w:rsidRDefault="00D857B6" w:rsidP="00D857B6">
      <w:pPr>
        <w:pStyle w:val="Sansinterligne"/>
        <w:jc w:val="center"/>
        <w:rPr>
          <w:rFonts w:ascii="Cambria" w:eastAsiaTheme="majorEastAsia" w:hAnsi="Cambria" w:cstheme="majorBidi"/>
          <w:sz w:val="28"/>
          <w:szCs w:val="28"/>
        </w:rPr>
      </w:pPr>
    </w:p>
    <w:p w14:paraId="4EE32D45" w14:textId="77777777" w:rsidR="00D857B6" w:rsidRDefault="00D857B6" w:rsidP="00D857B6">
      <w:pPr>
        <w:pStyle w:val="Sansinterligne"/>
        <w:jc w:val="center"/>
        <w:rPr>
          <w:rFonts w:ascii="Cambria" w:eastAsiaTheme="majorEastAsia" w:hAnsi="Cambria" w:cstheme="majorBidi"/>
          <w:sz w:val="28"/>
          <w:szCs w:val="28"/>
        </w:rPr>
      </w:pPr>
    </w:p>
    <w:p w14:paraId="7C4C8183" w14:textId="77777777" w:rsidR="00D857B6" w:rsidRDefault="00D857B6" w:rsidP="00D857B6">
      <w:pPr>
        <w:pStyle w:val="Sansinterligne"/>
        <w:jc w:val="center"/>
        <w:rPr>
          <w:rFonts w:ascii="Cambria" w:eastAsiaTheme="majorEastAsia" w:hAnsi="Cambria" w:cstheme="majorBidi"/>
          <w:sz w:val="28"/>
          <w:szCs w:val="28"/>
        </w:rPr>
      </w:pPr>
    </w:p>
    <w:p w14:paraId="1E116971" w14:textId="77777777" w:rsidR="00D857B6" w:rsidRDefault="00D857B6" w:rsidP="00D857B6">
      <w:pPr>
        <w:pStyle w:val="Sansinterligne"/>
        <w:jc w:val="center"/>
        <w:rPr>
          <w:rFonts w:ascii="Cambria" w:eastAsiaTheme="majorEastAsia" w:hAnsi="Cambria" w:cstheme="majorBidi"/>
          <w:sz w:val="28"/>
          <w:szCs w:val="28"/>
        </w:rPr>
      </w:pPr>
    </w:p>
    <w:p w14:paraId="1D06C86E" w14:textId="77777777" w:rsidR="00D857B6" w:rsidRDefault="00D857B6" w:rsidP="00D857B6">
      <w:pPr>
        <w:pStyle w:val="Sansinterligne"/>
        <w:jc w:val="center"/>
        <w:rPr>
          <w:rFonts w:ascii="Cambria" w:eastAsiaTheme="majorEastAsia" w:hAnsi="Cambria" w:cstheme="majorBidi"/>
          <w:sz w:val="28"/>
          <w:szCs w:val="28"/>
        </w:rPr>
      </w:pPr>
    </w:p>
    <w:p w14:paraId="2843D62A" w14:textId="77777777" w:rsidR="00D857B6" w:rsidRDefault="00D857B6" w:rsidP="00D857B6">
      <w:pPr>
        <w:pStyle w:val="Sansinterligne"/>
        <w:jc w:val="center"/>
        <w:rPr>
          <w:rFonts w:ascii="Cambria" w:eastAsiaTheme="majorEastAsia" w:hAnsi="Cambria" w:cstheme="majorBidi"/>
          <w:sz w:val="28"/>
          <w:szCs w:val="28"/>
        </w:rPr>
      </w:pPr>
    </w:p>
    <w:p w14:paraId="4D7BD78F" w14:textId="77777777" w:rsidR="00D857B6" w:rsidRDefault="00D857B6" w:rsidP="00D857B6">
      <w:pPr>
        <w:pStyle w:val="Sansinterligne"/>
        <w:jc w:val="center"/>
        <w:rPr>
          <w:rFonts w:ascii="Cambria" w:eastAsiaTheme="majorEastAsia" w:hAnsi="Cambria" w:cstheme="majorBidi"/>
          <w:sz w:val="28"/>
          <w:szCs w:val="28"/>
        </w:rPr>
      </w:pPr>
      <w:r>
        <w:rPr>
          <w:rFonts w:ascii="Cambria" w:eastAsiaTheme="majorEastAsia" w:hAnsi="Cambria" w:cstheme="majorBidi"/>
          <w:sz w:val="28"/>
          <w:szCs w:val="28"/>
        </w:rPr>
        <w:t xml:space="preserve">Par </w:t>
      </w:r>
      <w:r w:rsidRPr="009B175F">
        <w:rPr>
          <w:rFonts w:ascii="Cambria" w:eastAsiaTheme="majorEastAsia" w:hAnsi="Cambria" w:cstheme="majorBidi"/>
          <w:sz w:val="28"/>
          <w:szCs w:val="28"/>
        </w:rPr>
        <w:t xml:space="preserve">Gabriel Létourneau </w:t>
      </w:r>
      <w:r>
        <w:rPr>
          <w:rFonts w:ascii="Cambria" w:eastAsiaTheme="majorEastAsia" w:hAnsi="Cambria" w:cstheme="majorBidi"/>
          <w:sz w:val="28"/>
          <w:szCs w:val="28"/>
        </w:rPr>
        <w:t>(LETG89110005</w:t>
      </w:r>
      <w:r w:rsidRPr="009B175F">
        <w:rPr>
          <w:rFonts w:ascii="Cambria" w:eastAsiaTheme="majorEastAsia" w:hAnsi="Cambria" w:cstheme="majorBidi"/>
          <w:sz w:val="28"/>
          <w:szCs w:val="28"/>
        </w:rPr>
        <w:t>)</w:t>
      </w:r>
    </w:p>
    <w:p w14:paraId="23095BAC" w14:textId="77777777" w:rsidR="00D857B6" w:rsidRPr="009B175F" w:rsidRDefault="00D857B6" w:rsidP="00D857B6">
      <w:pPr>
        <w:pStyle w:val="Sansinterligne"/>
        <w:jc w:val="center"/>
        <w:rPr>
          <w:rFonts w:ascii="Cambria" w:eastAsiaTheme="majorEastAsia" w:hAnsi="Cambria" w:cstheme="majorBidi"/>
          <w:sz w:val="28"/>
          <w:szCs w:val="28"/>
        </w:rPr>
      </w:pPr>
      <w:r w:rsidRPr="009B175F">
        <w:rPr>
          <w:rFonts w:ascii="Cambria" w:eastAsiaTheme="majorEastAsia" w:hAnsi="Cambria" w:cstheme="majorBidi"/>
          <w:sz w:val="28"/>
          <w:szCs w:val="28"/>
        </w:rPr>
        <w:t xml:space="preserve">&amp; </w:t>
      </w:r>
      <w:r>
        <w:rPr>
          <w:rFonts w:ascii="Cambria" w:eastAsiaTheme="majorEastAsia" w:hAnsi="Cambria" w:cstheme="majorBidi"/>
          <w:sz w:val="28"/>
          <w:szCs w:val="28"/>
        </w:rPr>
        <w:t>Frédérik Boutin (BOUF01069305)</w:t>
      </w:r>
    </w:p>
    <w:p w14:paraId="390E9D57" w14:textId="77777777" w:rsidR="00D857B6" w:rsidRDefault="00D857B6" w:rsidP="00D857B6">
      <w:pPr>
        <w:pStyle w:val="Sansinterligne"/>
        <w:jc w:val="center"/>
        <w:rPr>
          <w:rFonts w:ascii="Cambria" w:eastAsiaTheme="majorEastAsia" w:hAnsi="Cambria" w:cstheme="majorBidi"/>
          <w:sz w:val="28"/>
          <w:szCs w:val="28"/>
        </w:rPr>
      </w:pPr>
    </w:p>
    <w:p w14:paraId="00B6F3DE" w14:textId="77777777" w:rsidR="00D857B6" w:rsidRPr="009B175F" w:rsidRDefault="00D857B6" w:rsidP="00D857B6">
      <w:pPr>
        <w:pStyle w:val="Sansinterligne"/>
        <w:rPr>
          <w:rFonts w:ascii="Cambria" w:eastAsiaTheme="majorEastAsia" w:hAnsi="Cambria" w:cstheme="majorBidi"/>
          <w:sz w:val="28"/>
          <w:szCs w:val="28"/>
        </w:rPr>
      </w:pPr>
    </w:p>
    <w:p w14:paraId="05B63649" w14:textId="77777777" w:rsidR="00D857B6" w:rsidRPr="009B175F" w:rsidRDefault="00D857B6" w:rsidP="00D857B6">
      <w:pPr>
        <w:pStyle w:val="Sansinterligne"/>
        <w:jc w:val="center"/>
        <w:rPr>
          <w:rFonts w:ascii="Cambria" w:eastAsiaTheme="majorEastAsia" w:hAnsi="Cambria" w:cstheme="majorBidi"/>
          <w:sz w:val="28"/>
          <w:szCs w:val="28"/>
        </w:rPr>
      </w:pPr>
    </w:p>
    <w:p w14:paraId="3A4D4F8F" w14:textId="77777777" w:rsidR="00D857B6" w:rsidRPr="009B175F" w:rsidRDefault="00D857B6" w:rsidP="00D857B6">
      <w:pPr>
        <w:pStyle w:val="Sansinterligne"/>
        <w:rPr>
          <w:rFonts w:ascii="Cambria" w:eastAsiaTheme="majorEastAsia" w:hAnsi="Cambria" w:cstheme="majorBidi"/>
          <w:sz w:val="28"/>
          <w:szCs w:val="28"/>
        </w:rPr>
      </w:pPr>
    </w:p>
    <w:p w14:paraId="42F1F966" w14:textId="77777777" w:rsidR="00D857B6" w:rsidRPr="009B175F" w:rsidRDefault="00D857B6" w:rsidP="00D857B6">
      <w:pPr>
        <w:pStyle w:val="Sansinterligne"/>
        <w:jc w:val="center"/>
        <w:rPr>
          <w:rFonts w:ascii="Cambria" w:eastAsiaTheme="majorEastAsia" w:hAnsi="Cambria" w:cstheme="majorBidi"/>
          <w:sz w:val="28"/>
          <w:szCs w:val="28"/>
        </w:rPr>
      </w:pPr>
    </w:p>
    <w:p w14:paraId="57F98D7A" w14:textId="03EFF7E4" w:rsidR="00D857B6" w:rsidRPr="00493D78" w:rsidRDefault="00D857B6" w:rsidP="00D857B6">
      <w:pPr>
        <w:pStyle w:val="Sansinterligne"/>
        <w:jc w:val="center"/>
        <w:rPr>
          <w:rFonts w:ascii="Cambria" w:eastAsiaTheme="majorEastAsia" w:hAnsi="Cambria" w:cstheme="majorBidi"/>
          <w:sz w:val="28"/>
          <w:szCs w:val="28"/>
        </w:rPr>
      </w:pPr>
      <w:r w:rsidRPr="00493D78">
        <w:rPr>
          <w:rFonts w:ascii="Cambria" w:eastAsiaTheme="majorEastAsia" w:hAnsi="Cambria" w:cstheme="majorBidi"/>
          <w:sz w:val="28"/>
          <w:szCs w:val="28"/>
        </w:rPr>
        <w:t>202</w:t>
      </w:r>
      <w:r>
        <w:rPr>
          <w:rFonts w:ascii="Cambria" w:eastAsiaTheme="majorEastAsia" w:hAnsi="Cambria" w:cstheme="majorBidi"/>
          <w:sz w:val="28"/>
          <w:szCs w:val="28"/>
        </w:rPr>
        <w:t>3</w:t>
      </w:r>
      <w:r w:rsidRPr="00493D78">
        <w:rPr>
          <w:rFonts w:ascii="Cambria" w:eastAsiaTheme="majorEastAsia" w:hAnsi="Cambria" w:cstheme="majorBidi"/>
          <w:sz w:val="28"/>
          <w:szCs w:val="28"/>
        </w:rPr>
        <w:t>-</w:t>
      </w:r>
      <w:r>
        <w:rPr>
          <w:rFonts w:ascii="Cambria" w:eastAsiaTheme="majorEastAsia" w:hAnsi="Cambria" w:cstheme="majorBidi"/>
          <w:sz w:val="28"/>
          <w:szCs w:val="28"/>
        </w:rPr>
        <w:t>1</w:t>
      </w:r>
      <w:r w:rsidR="007706E0">
        <w:rPr>
          <w:rFonts w:ascii="Cambria" w:eastAsiaTheme="majorEastAsia" w:hAnsi="Cambria" w:cstheme="majorBidi"/>
          <w:sz w:val="28"/>
          <w:szCs w:val="28"/>
        </w:rPr>
        <w:t>2</w:t>
      </w:r>
      <w:r>
        <w:rPr>
          <w:rFonts w:ascii="Cambria" w:eastAsiaTheme="majorEastAsia" w:hAnsi="Cambria" w:cstheme="majorBidi"/>
          <w:sz w:val="28"/>
          <w:szCs w:val="28"/>
        </w:rPr>
        <w:t>-</w:t>
      </w:r>
      <w:r w:rsidR="007706E0">
        <w:rPr>
          <w:rFonts w:ascii="Cambria" w:eastAsiaTheme="majorEastAsia" w:hAnsi="Cambria" w:cstheme="majorBidi"/>
          <w:sz w:val="28"/>
          <w:szCs w:val="28"/>
        </w:rPr>
        <w:t>08</w:t>
      </w:r>
    </w:p>
    <w:p w14:paraId="1BB56FD8" w14:textId="77777777" w:rsidR="00D857B6" w:rsidRPr="00493D78" w:rsidRDefault="00D857B6" w:rsidP="00D857B6">
      <w:pPr>
        <w:pStyle w:val="Sansinterligne"/>
        <w:jc w:val="center"/>
        <w:rPr>
          <w:rFonts w:ascii="Cambria" w:eastAsiaTheme="majorEastAsia" w:hAnsi="Cambria" w:cstheme="majorBidi"/>
          <w:sz w:val="28"/>
          <w:szCs w:val="28"/>
        </w:rPr>
      </w:pPr>
    </w:p>
    <w:p w14:paraId="1A9061E0" w14:textId="77777777" w:rsidR="00D857B6" w:rsidRPr="00493D78" w:rsidRDefault="00D857B6" w:rsidP="00D857B6">
      <w:pPr>
        <w:spacing w:after="0" w:line="240" w:lineRule="auto"/>
        <w:rPr>
          <w:rFonts w:ascii="Cambria" w:eastAsiaTheme="majorEastAsia" w:hAnsi="Cambria" w:cstheme="majorBidi"/>
          <w:sz w:val="28"/>
          <w:szCs w:val="28"/>
        </w:rPr>
        <w:sectPr w:rsidR="00D857B6" w:rsidRPr="00493D78" w:rsidSect="00011868">
          <w:footerReference w:type="default" r:id="rId39"/>
          <w:pgSz w:w="12240" w:h="15840"/>
          <w:pgMar w:top="1417" w:right="1417" w:bottom="1417" w:left="1417" w:header="708" w:footer="708" w:gutter="0"/>
          <w:cols w:space="720"/>
          <w:titlePg/>
          <w:docGrid w:linePitch="299"/>
        </w:sectPr>
      </w:pPr>
    </w:p>
    <w:sdt>
      <w:sdtPr>
        <w:rPr>
          <w:rFonts w:asciiTheme="minorHAnsi" w:eastAsiaTheme="minorHAnsi" w:hAnsiTheme="minorHAnsi" w:cstheme="minorBidi"/>
          <w:color w:val="auto"/>
          <w:sz w:val="22"/>
          <w:szCs w:val="22"/>
          <w:lang w:val="fr-CA"/>
        </w:rPr>
        <w:id w:val="-575586464"/>
        <w:docPartObj>
          <w:docPartGallery w:val="Table of Contents"/>
          <w:docPartUnique/>
        </w:docPartObj>
      </w:sdtPr>
      <w:sdtEndPr>
        <w:rPr>
          <w:b/>
          <w:bCs/>
          <w:noProof/>
        </w:rPr>
      </w:sdtEndPr>
      <w:sdtContent>
        <w:p w14:paraId="30078EE4" w14:textId="77777777" w:rsidR="00D857B6" w:rsidRPr="00493D78" w:rsidRDefault="00D857B6" w:rsidP="00D857B6">
          <w:pPr>
            <w:pStyle w:val="En-ttedetabledesmatires"/>
            <w:rPr>
              <w:lang w:val="fr-CA"/>
            </w:rPr>
          </w:pPr>
          <w:r w:rsidRPr="00493D78">
            <w:rPr>
              <w:lang w:val="fr-CA"/>
            </w:rPr>
            <w:t>Table des matières</w:t>
          </w:r>
        </w:p>
        <w:p w14:paraId="2D01835E" w14:textId="77777777" w:rsidR="00D857B6" w:rsidRPr="00493D78" w:rsidRDefault="00D857B6" w:rsidP="00D857B6"/>
        <w:p w14:paraId="29879EE3" w14:textId="597F292E" w:rsidR="00331DE9" w:rsidRDefault="00D857B6">
          <w:pPr>
            <w:pStyle w:val="TM1"/>
            <w:tabs>
              <w:tab w:val="right" w:leader="dot" w:pos="9396"/>
            </w:tabs>
            <w:rPr>
              <w:rFonts w:eastAsiaTheme="minorEastAsia"/>
              <w:noProof/>
              <w:kern w:val="2"/>
              <w:lang w:eastAsia="fr-CA"/>
              <w14:ligatures w14:val="standardContextual"/>
            </w:rPr>
          </w:pPr>
          <w:r>
            <w:fldChar w:fldCharType="begin"/>
          </w:r>
          <w:r w:rsidRPr="00FD7EB4">
            <w:instrText xml:space="preserve"> TOC \o "1-3" \h \z \u </w:instrText>
          </w:r>
          <w:r>
            <w:fldChar w:fldCharType="separate"/>
          </w:r>
          <w:hyperlink w:anchor="_Toc152503844" w:history="1">
            <w:r w:rsidR="00331DE9" w:rsidRPr="00B95E9B">
              <w:rPr>
                <w:rStyle w:val="Hyperlien"/>
                <w:noProof/>
              </w:rPr>
              <w:t>Question 2.1 – Complexité cyclomatique</w:t>
            </w:r>
            <w:r w:rsidR="00331DE9">
              <w:rPr>
                <w:noProof/>
                <w:webHidden/>
              </w:rPr>
              <w:tab/>
            </w:r>
            <w:r w:rsidR="00331DE9">
              <w:rPr>
                <w:noProof/>
                <w:webHidden/>
              </w:rPr>
              <w:fldChar w:fldCharType="begin"/>
            </w:r>
            <w:r w:rsidR="00331DE9">
              <w:rPr>
                <w:noProof/>
                <w:webHidden/>
              </w:rPr>
              <w:instrText xml:space="preserve"> PAGEREF _Toc152503844 \h </w:instrText>
            </w:r>
            <w:r w:rsidR="00331DE9">
              <w:rPr>
                <w:noProof/>
                <w:webHidden/>
              </w:rPr>
            </w:r>
            <w:r w:rsidR="00331DE9">
              <w:rPr>
                <w:noProof/>
                <w:webHidden/>
              </w:rPr>
              <w:fldChar w:fldCharType="separate"/>
            </w:r>
            <w:r w:rsidR="00331DE9">
              <w:rPr>
                <w:noProof/>
                <w:webHidden/>
              </w:rPr>
              <w:t>3</w:t>
            </w:r>
            <w:r w:rsidR="00331DE9">
              <w:rPr>
                <w:noProof/>
                <w:webHidden/>
              </w:rPr>
              <w:fldChar w:fldCharType="end"/>
            </w:r>
          </w:hyperlink>
        </w:p>
        <w:p w14:paraId="52E74188" w14:textId="7EC611EB" w:rsidR="00331DE9" w:rsidRDefault="00000000">
          <w:pPr>
            <w:pStyle w:val="TM2"/>
            <w:tabs>
              <w:tab w:val="right" w:leader="dot" w:pos="9396"/>
            </w:tabs>
            <w:rPr>
              <w:rFonts w:eastAsiaTheme="minorEastAsia"/>
              <w:noProof/>
              <w:kern w:val="2"/>
              <w:lang w:eastAsia="fr-CA"/>
              <w14:ligatures w14:val="standardContextual"/>
            </w:rPr>
          </w:pPr>
          <w:hyperlink w:anchor="_Toc152503845" w:history="1">
            <w:r w:rsidR="00331DE9" w:rsidRPr="00B95E9B">
              <w:rPr>
                <w:rStyle w:val="Hyperlien"/>
                <w:noProof/>
              </w:rPr>
              <w:t>2.1 – Calculez la complexité cyclomatique de la méthode tri-a_bulle. Expliquez votre résultat.</w:t>
            </w:r>
            <w:r w:rsidR="00331DE9">
              <w:rPr>
                <w:noProof/>
                <w:webHidden/>
              </w:rPr>
              <w:tab/>
            </w:r>
            <w:r w:rsidR="00331DE9">
              <w:rPr>
                <w:noProof/>
                <w:webHidden/>
              </w:rPr>
              <w:fldChar w:fldCharType="begin"/>
            </w:r>
            <w:r w:rsidR="00331DE9">
              <w:rPr>
                <w:noProof/>
                <w:webHidden/>
              </w:rPr>
              <w:instrText xml:space="preserve"> PAGEREF _Toc152503845 \h </w:instrText>
            </w:r>
            <w:r w:rsidR="00331DE9">
              <w:rPr>
                <w:noProof/>
                <w:webHidden/>
              </w:rPr>
            </w:r>
            <w:r w:rsidR="00331DE9">
              <w:rPr>
                <w:noProof/>
                <w:webHidden/>
              </w:rPr>
              <w:fldChar w:fldCharType="separate"/>
            </w:r>
            <w:r w:rsidR="00331DE9">
              <w:rPr>
                <w:noProof/>
                <w:webHidden/>
              </w:rPr>
              <w:t>3</w:t>
            </w:r>
            <w:r w:rsidR="00331DE9">
              <w:rPr>
                <w:noProof/>
                <w:webHidden/>
              </w:rPr>
              <w:fldChar w:fldCharType="end"/>
            </w:r>
          </w:hyperlink>
        </w:p>
        <w:p w14:paraId="0CC9DACC" w14:textId="33FE81B5" w:rsidR="00331DE9" w:rsidRDefault="00000000">
          <w:pPr>
            <w:pStyle w:val="TM1"/>
            <w:tabs>
              <w:tab w:val="right" w:leader="dot" w:pos="9396"/>
            </w:tabs>
            <w:rPr>
              <w:rFonts w:eastAsiaTheme="minorEastAsia"/>
              <w:noProof/>
              <w:kern w:val="2"/>
              <w:lang w:eastAsia="fr-CA"/>
              <w14:ligatures w14:val="standardContextual"/>
            </w:rPr>
          </w:pPr>
          <w:hyperlink w:anchor="_Toc152503846" w:history="1">
            <w:r w:rsidR="00331DE9" w:rsidRPr="00B95E9B">
              <w:rPr>
                <w:rStyle w:val="Hyperlien"/>
                <w:noProof/>
              </w:rPr>
              <w:t>Question 2.2 – Ensemble de chemins linéairement indépendants</w:t>
            </w:r>
            <w:r w:rsidR="00331DE9">
              <w:rPr>
                <w:noProof/>
                <w:webHidden/>
              </w:rPr>
              <w:tab/>
            </w:r>
            <w:r w:rsidR="00331DE9">
              <w:rPr>
                <w:noProof/>
                <w:webHidden/>
              </w:rPr>
              <w:fldChar w:fldCharType="begin"/>
            </w:r>
            <w:r w:rsidR="00331DE9">
              <w:rPr>
                <w:noProof/>
                <w:webHidden/>
              </w:rPr>
              <w:instrText xml:space="preserve"> PAGEREF _Toc152503846 \h </w:instrText>
            </w:r>
            <w:r w:rsidR="00331DE9">
              <w:rPr>
                <w:noProof/>
                <w:webHidden/>
              </w:rPr>
            </w:r>
            <w:r w:rsidR="00331DE9">
              <w:rPr>
                <w:noProof/>
                <w:webHidden/>
              </w:rPr>
              <w:fldChar w:fldCharType="separate"/>
            </w:r>
            <w:r w:rsidR="00331DE9">
              <w:rPr>
                <w:noProof/>
                <w:webHidden/>
              </w:rPr>
              <w:t>3</w:t>
            </w:r>
            <w:r w:rsidR="00331DE9">
              <w:rPr>
                <w:noProof/>
                <w:webHidden/>
              </w:rPr>
              <w:fldChar w:fldCharType="end"/>
            </w:r>
          </w:hyperlink>
        </w:p>
        <w:p w14:paraId="36DB762A" w14:textId="2EE63691" w:rsidR="00331DE9" w:rsidRDefault="00000000">
          <w:pPr>
            <w:pStyle w:val="TM2"/>
            <w:tabs>
              <w:tab w:val="right" w:leader="dot" w:pos="9396"/>
            </w:tabs>
            <w:rPr>
              <w:rFonts w:eastAsiaTheme="minorEastAsia"/>
              <w:noProof/>
              <w:kern w:val="2"/>
              <w:lang w:eastAsia="fr-CA"/>
              <w14:ligatures w14:val="standardContextual"/>
            </w:rPr>
          </w:pPr>
          <w:hyperlink w:anchor="_Toc152503847" w:history="1">
            <w:r w:rsidR="00331DE9" w:rsidRPr="00B95E9B">
              <w:rPr>
                <w:rStyle w:val="Hyperlien"/>
                <w:noProof/>
              </w:rPr>
              <w:t>2.2 - Trouvez un ensemble de chemins linéairement indépendants pour couvrir toutes les instructions de cette méthode.</w:t>
            </w:r>
            <w:r w:rsidR="00331DE9">
              <w:rPr>
                <w:noProof/>
                <w:webHidden/>
              </w:rPr>
              <w:tab/>
            </w:r>
            <w:r w:rsidR="00331DE9">
              <w:rPr>
                <w:noProof/>
                <w:webHidden/>
              </w:rPr>
              <w:fldChar w:fldCharType="begin"/>
            </w:r>
            <w:r w:rsidR="00331DE9">
              <w:rPr>
                <w:noProof/>
                <w:webHidden/>
              </w:rPr>
              <w:instrText xml:space="preserve"> PAGEREF _Toc152503847 \h </w:instrText>
            </w:r>
            <w:r w:rsidR="00331DE9">
              <w:rPr>
                <w:noProof/>
                <w:webHidden/>
              </w:rPr>
            </w:r>
            <w:r w:rsidR="00331DE9">
              <w:rPr>
                <w:noProof/>
                <w:webHidden/>
              </w:rPr>
              <w:fldChar w:fldCharType="separate"/>
            </w:r>
            <w:r w:rsidR="00331DE9">
              <w:rPr>
                <w:noProof/>
                <w:webHidden/>
              </w:rPr>
              <w:t>3</w:t>
            </w:r>
            <w:r w:rsidR="00331DE9">
              <w:rPr>
                <w:noProof/>
                <w:webHidden/>
              </w:rPr>
              <w:fldChar w:fldCharType="end"/>
            </w:r>
          </w:hyperlink>
        </w:p>
        <w:p w14:paraId="1C50E9A0" w14:textId="479A8B2D" w:rsidR="00331DE9" w:rsidRDefault="00000000">
          <w:pPr>
            <w:pStyle w:val="TM1"/>
            <w:tabs>
              <w:tab w:val="right" w:leader="dot" w:pos="9396"/>
            </w:tabs>
            <w:rPr>
              <w:rFonts w:eastAsiaTheme="minorEastAsia"/>
              <w:noProof/>
              <w:kern w:val="2"/>
              <w:lang w:eastAsia="fr-CA"/>
              <w14:ligatures w14:val="standardContextual"/>
            </w:rPr>
          </w:pPr>
          <w:hyperlink w:anchor="_Toc152503848" w:history="1">
            <w:r w:rsidR="00331DE9" w:rsidRPr="00B95E9B">
              <w:rPr>
                <w:rStyle w:val="Hyperlien"/>
                <w:noProof/>
              </w:rPr>
              <w:t>Question 2.3 – Projet .Net contenant la suite de tests</w:t>
            </w:r>
            <w:r w:rsidR="00331DE9">
              <w:rPr>
                <w:noProof/>
                <w:webHidden/>
              </w:rPr>
              <w:tab/>
            </w:r>
            <w:r w:rsidR="00331DE9">
              <w:rPr>
                <w:noProof/>
                <w:webHidden/>
              </w:rPr>
              <w:fldChar w:fldCharType="begin"/>
            </w:r>
            <w:r w:rsidR="00331DE9">
              <w:rPr>
                <w:noProof/>
                <w:webHidden/>
              </w:rPr>
              <w:instrText xml:space="preserve"> PAGEREF _Toc152503848 \h </w:instrText>
            </w:r>
            <w:r w:rsidR="00331DE9">
              <w:rPr>
                <w:noProof/>
                <w:webHidden/>
              </w:rPr>
            </w:r>
            <w:r w:rsidR="00331DE9">
              <w:rPr>
                <w:noProof/>
                <w:webHidden/>
              </w:rPr>
              <w:fldChar w:fldCharType="separate"/>
            </w:r>
            <w:r w:rsidR="00331DE9">
              <w:rPr>
                <w:noProof/>
                <w:webHidden/>
              </w:rPr>
              <w:t>4</w:t>
            </w:r>
            <w:r w:rsidR="00331DE9">
              <w:rPr>
                <w:noProof/>
                <w:webHidden/>
              </w:rPr>
              <w:fldChar w:fldCharType="end"/>
            </w:r>
          </w:hyperlink>
        </w:p>
        <w:p w14:paraId="671F53B9" w14:textId="5EE2CFDD" w:rsidR="00331DE9" w:rsidRDefault="00000000">
          <w:pPr>
            <w:pStyle w:val="TM2"/>
            <w:tabs>
              <w:tab w:val="right" w:leader="dot" w:pos="9396"/>
            </w:tabs>
            <w:rPr>
              <w:rFonts w:eastAsiaTheme="minorEastAsia"/>
              <w:noProof/>
              <w:kern w:val="2"/>
              <w:lang w:eastAsia="fr-CA"/>
              <w14:ligatures w14:val="standardContextual"/>
            </w:rPr>
          </w:pPr>
          <w:hyperlink w:anchor="_Toc152503849" w:history="1">
            <w:r w:rsidR="00331DE9" w:rsidRPr="00B95E9B">
              <w:rPr>
                <w:rStyle w:val="Hyperlien"/>
                <w:noProof/>
              </w:rPr>
              <w:t>2.3 – Donnez un projet .Net contenant une suite de tests qui permet de suivre les chemins trouvés dans 2.2.</w:t>
            </w:r>
            <w:r w:rsidR="00331DE9">
              <w:rPr>
                <w:noProof/>
                <w:webHidden/>
              </w:rPr>
              <w:tab/>
            </w:r>
            <w:r w:rsidR="00331DE9">
              <w:rPr>
                <w:noProof/>
                <w:webHidden/>
              </w:rPr>
              <w:fldChar w:fldCharType="begin"/>
            </w:r>
            <w:r w:rsidR="00331DE9">
              <w:rPr>
                <w:noProof/>
                <w:webHidden/>
              </w:rPr>
              <w:instrText xml:space="preserve"> PAGEREF _Toc152503849 \h </w:instrText>
            </w:r>
            <w:r w:rsidR="00331DE9">
              <w:rPr>
                <w:noProof/>
                <w:webHidden/>
              </w:rPr>
            </w:r>
            <w:r w:rsidR="00331DE9">
              <w:rPr>
                <w:noProof/>
                <w:webHidden/>
              </w:rPr>
              <w:fldChar w:fldCharType="separate"/>
            </w:r>
            <w:r w:rsidR="00331DE9">
              <w:rPr>
                <w:noProof/>
                <w:webHidden/>
              </w:rPr>
              <w:t>4</w:t>
            </w:r>
            <w:r w:rsidR="00331DE9">
              <w:rPr>
                <w:noProof/>
                <w:webHidden/>
              </w:rPr>
              <w:fldChar w:fldCharType="end"/>
            </w:r>
          </w:hyperlink>
        </w:p>
        <w:p w14:paraId="37DBCDAE" w14:textId="076D5B88" w:rsidR="00331DE9" w:rsidRDefault="00000000">
          <w:pPr>
            <w:pStyle w:val="TM2"/>
            <w:tabs>
              <w:tab w:val="right" w:leader="dot" w:pos="9396"/>
            </w:tabs>
            <w:rPr>
              <w:rFonts w:eastAsiaTheme="minorEastAsia"/>
              <w:noProof/>
              <w:kern w:val="2"/>
              <w:lang w:eastAsia="fr-CA"/>
              <w14:ligatures w14:val="standardContextual"/>
            </w:rPr>
          </w:pPr>
          <w:hyperlink w:anchor="_Toc152503850" w:history="1">
            <w:r w:rsidR="00331DE9" w:rsidRPr="00B95E9B">
              <w:rPr>
                <w:rStyle w:val="Hyperlien"/>
                <w:noProof/>
              </w:rPr>
              <w:t>2.3 - Appliquez cette suite de tests et indiquez pour chaque cas test, si ce dernier réussit ou échoue.</w:t>
            </w:r>
            <w:r w:rsidR="00331DE9">
              <w:rPr>
                <w:noProof/>
                <w:webHidden/>
              </w:rPr>
              <w:tab/>
            </w:r>
            <w:r w:rsidR="00331DE9">
              <w:rPr>
                <w:noProof/>
                <w:webHidden/>
              </w:rPr>
              <w:fldChar w:fldCharType="begin"/>
            </w:r>
            <w:r w:rsidR="00331DE9">
              <w:rPr>
                <w:noProof/>
                <w:webHidden/>
              </w:rPr>
              <w:instrText xml:space="preserve"> PAGEREF _Toc152503850 \h </w:instrText>
            </w:r>
            <w:r w:rsidR="00331DE9">
              <w:rPr>
                <w:noProof/>
                <w:webHidden/>
              </w:rPr>
            </w:r>
            <w:r w:rsidR="00331DE9">
              <w:rPr>
                <w:noProof/>
                <w:webHidden/>
              </w:rPr>
              <w:fldChar w:fldCharType="separate"/>
            </w:r>
            <w:r w:rsidR="00331DE9">
              <w:rPr>
                <w:noProof/>
                <w:webHidden/>
              </w:rPr>
              <w:t>4</w:t>
            </w:r>
            <w:r w:rsidR="00331DE9">
              <w:rPr>
                <w:noProof/>
                <w:webHidden/>
              </w:rPr>
              <w:fldChar w:fldCharType="end"/>
            </w:r>
          </w:hyperlink>
        </w:p>
        <w:p w14:paraId="066E4E27" w14:textId="3E6CBADB" w:rsidR="00331DE9" w:rsidRDefault="00000000">
          <w:pPr>
            <w:pStyle w:val="TM3"/>
            <w:tabs>
              <w:tab w:val="right" w:leader="dot" w:pos="9396"/>
            </w:tabs>
            <w:rPr>
              <w:rFonts w:eastAsiaTheme="minorEastAsia"/>
              <w:noProof/>
              <w:kern w:val="2"/>
              <w:lang w:eastAsia="fr-CA"/>
              <w14:ligatures w14:val="standardContextual"/>
            </w:rPr>
          </w:pPr>
          <w:hyperlink w:anchor="_Toc152503851" w:history="1">
            <w:r w:rsidR="00331DE9" w:rsidRPr="00B95E9B">
              <w:rPr>
                <w:rStyle w:val="Hyperlien"/>
                <w:noProof/>
              </w:rPr>
              <w:t>2.3 -Tests no.1</w:t>
            </w:r>
            <w:r w:rsidR="00331DE9">
              <w:rPr>
                <w:noProof/>
                <w:webHidden/>
              </w:rPr>
              <w:tab/>
            </w:r>
            <w:r w:rsidR="00331DE9">
              <w:rPr>
                <w:noProof/>
                <w:webHidden/>
              </w:rPr>
              <w:fldChar w:fldCharType="begin"/>
            </w:r>
            <w:r w:rsidR="00331DE9">
              <w:rPr>
                <w:noProof/>
                <w:webHidden/>
              </w:rPr>
              <w:instrText xml:space="preserve"> PAGEREF _Toc152503851 \h </w:instrText>
            </w:r>
            <w:r w:rsidR="00331DE9">
              <w:rPr>
                <w:noProof/>
                <w:webHidden/>
              </w:rPr>
            </w:r>
            <w:r w:rsidR="00331DE9">
              <w:rPr>
                <w:noProof/>
                <w:webHidden/>
              </w:rPr>
              <w:fldChar w:fldCharType="separate"/>
            </w:r>
            <w:r w:rsidR="00331DE9">
              <w:rPr>
                <w:noProof/>
                <w:webHidden/>
              </w:rPr>
              <w:t>4</w:t>
            </w:r>
            <w:r w:rsidR="00331DE9">
              <w:rPr>
                <w:noProof/>
                <w:webHidden/>
              </w:rPr>
              <w:fldChar w:fldCharType="end"/>
            </w:r>
          </w:hyperlink>
        </w:p>
        <w:p w14:paraId="50B8DBA6" w14:textId="7215F0A3" w:rsidR="00331DE9" w:rsidRDefault="00000000">
          <w:pPr>
            <w:pStyle w:val="TM3"/>
            <w:tabs>
              <w:tab w:val="right" w:leader="dot" w:pos="9396"/>
            </w:tabs>
            <w:rPr>
              <w:rFonts w:eastAsiaTheme="minorEastAsia"/>
              <w:noProof/>
              <w:kern w:val="2"/>
              <w:lang w:eastAsia="fr-CA"/>
              <w14:ligatures w14:val="standardContextual"/>
            </w:rPr>
          </w:pPr>
          <w:hyperlink w:anchor="_Toc152503852" w:history="1">
            <w:r w:rsidR="00331DE9" w:rsidRPr="00B95E9B">
              <w:rPr>
                <w:rStyle w:val="Hyperlien"/>
                <w:noProof/>
              </w:rPr>
              <w:t>2.3 -Tests no.2</w:t>
            </w:r>
            <w:r w:rsidR="00331DE9">
              <w:rPr>
                <w:noProof/>
                <w:webHidden/>
              </w:rPr>
              <w:tab/>
            </w:r>
            <w:r w:rsidR="00331DE9">
              <w:rPr>
                <w:noProof/>
                <w:webHidden/>
              </w:rPr>
              <w:fldChar w:fldCharType="begin"/>
            </w:r>
            <w:r w:rsidR="00331DE9">
              <w:rPr>
                <w:noProof/>
                <w:webHidden/>
              </w:rPr>
              <w:instrText xml:space="preserve"> PAGEREF _Toc152503852 \h </w:instrText>
            </w:r>
            <w:r w:rsidR="00331DE9">
              <w:rPr>
                <w:noProof/>
                <w:webHidden/>
              </w:rPr>
            </w:r>
            <w:r w:rsidR="00331DE9">
              <w:rPr>
                <w:noProof/>
                <w:webHidden/>
              </w:rPr>
              <w:fldChar w:fldCharType="separate"/>
            </w:r>
            <w:r w:rsidR="00331DE9">
              <w:rPr>
                <w:noProof/>
                <w:webHidden/>
              </w:rPr>
              <w:t>4</w:t>
            </w:r>
            <w:r w:rsidR="00331DE9">
              <w:rPr>
                <w:noProof/>
                <w:webHidden/>
              </w:rPr>
              <w:fldChar w:fldCharType="end"/>
            </w:r>
          </w:hyperlink>
        </w:p>
        <w:p w14:paraId="5ECF52F5" w14:textId="1C21AAB7" w:rsidR="00331DE9" w:rsidRDefault="00000000">
          <w:pPr>
            <w:pStyle w:val="TM3"/>
            <w:tabs>
              <w:tab w:val="right" w:leader="dot" w:pos="9396"/>
            </w:tabs>
            <w:rPr>
              <w:rFonts w:eastAsiaTheme="minorEastAsia"/>
              <w:noProof/>
              <w:kern w:val="2"/>
              <w:lang w:eastAsia="fr-CA"/>
              <w14:ligatures w14:val="standardContextual"/>
            </w:rPr>
          </w:pPr>
          <w:hyperlink w:anchor="_Toc152503853" w:history="1">
            <w:r w:rsidR="00331DE9" w:rsidRPr="00B95E9B">
              <w:rPr>
                <w:rStyle w:val="Hyperlien"/>
                <w:noProof/>
                <w:lang w:val="en-US"/>
              </w:rPr>
              <w:t>2.3 -Tests no.3</w:t>
            </w:r>
            <w:r w:rsidR="00331DE9">
              <w:rPr>
                <w:noProof/>
                <w:webHidden/>
              </w:rPr>
              <w:tab/>
            </w:r>
            <w:r w:rsidR="00331DE9">
              <w:rPr>
                <w:noProof/>
                <w:webHidden/>
              </w:rPr>
              <w:fldChar w:fldCharType="begin"/>
            </w:r>
            <w:r w:rsidR="00331DE9">
              <w:rPr>
                <w:noProof/>
                <w:webHidden/>
              </w:rPr>
              <w:instrText xml:space="preserve"> PAGEREF _Toc152503853 \h </w:instrText>
            </w:r>
            <w:r w:rsidR="00331DE9">
              <w:rPr>
                <w:noProof/>
                <w:webHidden/>
              </w:rPr>
            </w:r>
            <w:r w:rsidR="00331DE9">
              <w:rPr>
                <w:noProof/>
                <w:webHidden/>
              </w:rPr>
              <w:fldChar w:fldCharType="separate"/>
            </w:r>
            <w:r w:rsidR="00331DE9">
              <w:rPr>
                <w:noProof/>
                <w:webHidden/>
              </w:rPr>
              <w:t>5</w:t>
            </w:r>
            <w:r w:rsidR="00331DE9">
              <w:rPr>
                <w:noProof/>
                <w:webHidden/>
              </w:rPr>
              <w:fldChar w:fldCharType="end"/>
            </w:r>
          </w:hyperlink>
        </w:p>
        <w:p w14:paraId="52AE712C" w14:textId="46401F56" w:rsidR="00331DE9" w:rsidRDefault="00000000">
          <w:pPr>
            <w:pStyle w:val="TM3"/>
            <w:tabs>
              <w:tab w:val="right" w:leader="dot" w:pos="9396"/>
            </w:tabs>
            <w:rPr>
              <w:rFonts w:eastAsiaTheme="minorEastAsia"/>
              <w:noProof/>
              <w:kern w:val="2"/>
              <w:lang w:eastAsia="fr-CA"/>
              <w14:ligatures w14:val="standardContextual"/>
            </w:rPr>
          </w:pPr>
          <w:hyperlink w:anchor="_Toc152503854" w:history="1">
            <w:r w:rsidR="00331DE9" w:rsidRPr="00B95E9B">
              <w:rPr>
                <w:rStyle w:val="Hyperlien"/>
                <w:noProof/>
              </w:rPr>
              <w:t>2.3 -Tests no.4</w:t>
            </w:r>
            <w:r w:rsidR="00331DE9">
              <w:rPr>
                <w:noProof/>
                <w:webHidden/>
              </w:rPr>
              <w:tab/>
            </w:r>
            <w:r w:rsidR="00331DE9">
              <w:rPr>
                <w:noProof/>
                <w:webHidden/>
              </w:rPr>
              <w:fldChar w:fldCharType="begin"/>
            </w:r>
            <w:r w:rsidR="00331DE9">
              <w:rPr>
                <w:noProof/>
                <w:webHidden/>
              </w:rPr>
              <w:instrText xml:space="preserve"> PAGEREF _Toc152503854 \h </w:instrText>
            </w:r>
            <w:r w:rsidR="00331DE9">
              <w:rPr>
                <w:noProof/>
                <w:webHidden/>
              </w:rPr>
            </w:r>
            <w:r w:rsidR="00331DE9">
              <w:rPr>
                <w:noProof/>
                <w:webHidden/>
              </w:rPr>
              <w:fldChar w:fldCharType="separate"/>
            </w:r>
            <w:r w:rsidR="00331DE9">
              <w:rPr>
                <w:noProof/>
                <w:webHidden/>
              </w:rPr>
              <w:t>5</w:t>
            </w:r>
            <w:r w:rsidR="00331DE9">
              <w:rPr>
                <w:noProof/>
                <w:webHidden/>
              </w:rPr>
              <w:fldChar w:fldCharType="end"/>
            </w:r>
          </w:hyperlink>
        </w:p>
        <w:p w14:paraId="09387B9B" w14:textId="4A9CA1CB" w:rsidR="00331DE9" w:rsidRDefault="00000000">
          <w:pPr>
            <w:pStyle w:val="TM3"/>
            <w:tabs>
              <w:tab w:val="right" w:leader="dot" w:pos="9396"/>
            </w:tabs>
            <w:rPr>
              <w:rFonts w:eastAsiaTheme="minorEastAsia"/>
              <w:noProof/>
              <w:kern w:val="2"/>
              <w:lang w:eastAsia="fr-CA"/>
              <w14:ligatures w14:val="standardContextual"/>
            </w:rPr>
          </w:pPr>
          <w:hyperlink w:anchor="_Toc152503855" w:history="1">
            <w:r w:rsidR="00331DE9" w:rsidRPr="00B95E9B">
              <w:rPr>
                <w:rStyle w:val="Hyperlien"/>
                <w:noProof/>
              </w:rPr>
              <w:t>2.3 -Résultats des tests</w:t>
            </w:r>
            <w:r w:rsidR="00331DE9">
              <w:rPr>
                <w:noProof/>
                <w:webHidden/>
              </w:rPr>
              <w:tab/>
            </w:r>
            <w:r w:rsidR="00331DE9">
              <w:rPr>
                <w:noProof/>
                <w:webHidden/>
              </w:rPr>
              <w:fldChar w:fldCharType="begin"/>
            </w:r>
            <w:r w:rsidR="00331DE9">
              <w:rPr>
                <w:noProof/>
                <w:webHidden/>
              </w:rPr>
              <w:instrText xml:space="preserve"> PAGEREF _Toc152503855 \h </w:instrText>
            </w:r>
            <w:r w:rsidR="00331DE9">
              <w:rPr>
                <w:noProof/>
                <w:webHidden/>
              </w:rPr>
            </w:r>
            <w:r w:rsidR="00331DE9">
              <w:rPr>
                <w:noProof/>
                <w:webHidden/>
              </w:rPr>
              <w:fldChar w:fldCharType="separate"/>
            </w:r>
            <w:r w:rsidR="00331DE9">
              <w:rPr>
                <w:noProof/>
                <w:webHidden/>
              </w:rPr>
              <w:t>5</w:t>
            </w:r>
            <w:r w:rsidR="00331DE9">
              <w:rPr>
                <w:noProof/>
                <w:webHidden/>
              </w:rPr>
              <w:fldChar w:fldCharType="end"/>
            </w:r>
          </w:hyperlink>
        </w:p>
        <w:p w14:paraId="56EA9BE2" w14:textId="7DD5F6DC" w:rsidR="00331DE9" w:rsidRDefault="00000000">
          <w:pPr>
            <w:pStyle w:val="TM1"/>
            <w:tabs>
              <w:tab w:val="right" w:leader="dot" w:pos="9396"/>
            </w:tabs>
            <w:rPr>
              <w:rFonts w:eastAsiaTheme="minorEastAsia"/>
              <w:noProof/>
              <w:kern w:val="2"/>
              <w:lang w:eastAsia="fr-CA"/>
              <w14:ligatures w14:val="standardContextual"/>
            </w:rPr>
          </w:pPr>
          <w:hyperlink w:anchor="_Toc152503856" w:history="1">
            <w:r w:rsidR="00331DE9" w:rsidRPr="00B95E9B">
              <w:rPr>
                <w:rStyle w:val="Hyperlien"/>
                <w:noProof/>
              </w:rPr>
              <w:t>Question 2.4 – Tests de régression</w:t>
            </w:r>
            <w:r w:rsidR="00331DE9">
              <w:rPr>
                <w:noProof/>
                <w:webHidden/>
              </w:rPr>
              <w:tab/>
            </w:r>
            <w:r w:rsidR="00331DE9">
              <w:rPr>
                <w:noProof/>
                <w:webHidden/>
              </w:rPr>
              <w:fldChar w:fldCharType="begin"/>
            </w:r>
            <w:r w:rsidR="00331DE9">
              <w:rPr>
                <w:noProof/>
                <w:webHidden/>
              </w:rPr>
              <w:instrText xml:space="preserve"> PAGEREF _Toc152503856 \h </w:instrText>
            </w:r>
            <w:r w:rsidR="00331DE9">
              <w:rPr>
                <w:noProof/>
                <w:webHidden/>
              </w:rPr>
            </w:r>
            <w:r w:rsidR="00331DE9">
              <w:rPr>
                <w:noProof/>
                <w:webHidden/>
              </w:rPr>
              <w:fldChar w:fldCharType="separate"/>
            </w:r>
            <w:r w:rsidR="00331DE9">
              <w:rPr>
                <w:noProof/>
                <w:webHidden/>
              </w:rPr>
              <w:t>5</w:t>
            </w:r>
            <w:r w:rsidR="00331DE9">
              <w:rPr>
                <w:noProof/>
                <w:webHidden/>
              </w:rPr>
              <w:fldChar w:fldCharType="end"/>
            </w:r>
          </w:hyperlink>
        </w:p>
        <w:p w14:paraId="016B1E3F" w14:textId="13950AA7" w:rsidR="00331DE9" w:rsidRDefault="00000000">
          <w:pPr>
            <w:pStyle w:val="TM2"/>
            <w:tabs>
              <w:tab w:val="right" w:leader="dot" w:pos="9396"/>
            </w:tabs>
            <w:rPr>
              <w:rFonts w:eastAsiaTheme="minorEastAsia"/>
              <w:noProof/>
              <w:kern w:val="2"/>
              <w:lang w:eastAsia="fr-CA"/>
              <w14:ligatures w14:val="standardContextual"/>
            </w:rPr>
          </w:pPr>
          <w:hyperlink w:anchor="_Toc152503857" w:history="1">
            <w:r w:rsidR="00331DE9" w:rsidRPr="00B95E9B">
              <w:rPr>
                <w:rStyle w:val="Hyperlien"/>
                <w:noProof/>
              </w:rPr>
              <w:t>2.4 – Dans le cas où un de vos cas de test de la question 2.3 échoue, expliquez l’origine de l’erreur.</w:t>
            </w:r>
            <w:r w:rsidR="00331DE9">
              <w:rPr>
                <w:noProof/>
                <w:webHidden/>
              </w:rPr>
              <w:tab/>
            </w:r>
            <w:r w:rsidR="00331DE9">
              <w:rPr>
                <w:noProof/>
                <w:webHidden/>
              </w:rPr>
              <w:fldChar w:fldCharType="begin"/>
            </w:r>
            <w:r w:rsidR="00331DE9">
              <w:rPr>
                <w:noProof/>
                <w:webHidden/>
              </w:rPr>
              <w:instrText xml:space="preserve"> PAGEREF _Toc152503857 \h </w:instrText>
            </w:r>
            <w:r w:rsidR="00331DE9">
              <w:rPr>
                <w:noProof/>
                <w:webHidden/>
              </w:rPr>
            </w:r>
            <w:r w:rsidR="00331DE9">
              <w:rPr>
                <w:noProof/>
                <w:webHidden/>
              </w:rPr>
              <w:fldChar w:fldCharType="separate"/>
            </w:r>
            <w:r w:rsidR="00331DE9">
              <w:rPr>
                <w:noProof/>
                <w:webHidden/>
              </w:rPr>
              <w:t>6</w:t>
            </w:r>
            <w:r w:rsidR="00331DE9">
              <w:rPr>
                <w:noProof/>
                <w:webHidden/>
              </w:rPr>
              <w:fldChar w:fldCharType="end"/>
            </w:r>
          </w:hyperlink>
        </w:p>
        <w:p w14:paraId="05741502" w14:textId="6BAC3487" w:rsidR="00331DE9" w:rsidRDefault="00000000">
          <w:pPr>
            <w:pStyle w:val="TM2"/>
            <w:tabs>
              <w:tab w:val="right" w:leader="dot" w:pos="9396"/>
            </w:tabs>
            <w:rPr>
              <w:rFonts w:eastAsiaTheme="minorEastAsia"/>
              <w:noProof/>
              <w:kern w:val="2"/>
              <w:lang w:eastAsia="fr-CA"/>
              <w14:ligatures w14:val="standardContextual"/>
            </w:rPr>
          </w:pPr>
          <w:hyperlink w:anchor="_Toc152503858" w:history="1">
            <w:r w:rsidR="00331DE9" w:rsidRPr="00B95E9B">
              <w:rPr>
                <w:rStyle w:val="Hyperlien"/>
                <w:noProof/>
              </w:rPr>
              <w:t>2.4 – Faites les tests de régression et donnez une image des écrans des résultats des tests.</w:t>
            </w:r>
            <w:r w:rsidR="00331DE9">
              <w:rPr>
                <w:noProof/>
                <w:webHidden/>
              </w:rPr>
              <w:tab/>
            </w:r>
            <w:r w:rsidR="00331DE9">
              <w:rPr>
                <w:noProof/>
                <w:webHidden/>
              </w:rPr>
              <w:fldChar w:fldCharType="begin"/>
            </w:r>
            <w:r w:rsidR="00331DE9">
              <w:rPr>
                <w:noProof/>
                <w:webHidden/>
              </w:rPr>
              <w:instrText xml:space="preserve"> PAGEREF _Toc152503858 \h </w:instrText>
            </w:r>
            <w:r w:rsidR="00331DE9">
              <w:rPr>
                <w:noProof/>
                <w:webHidden/>
              </w:rPr>
            </w:r>
            <w:r w:rsidR="00331DE9">
              <w:rPr>
                <w:noProof/>
                <w:webHidden/>
              </w:rPr>
              <w:fldChar w:fldCharType="separate"/>
            </w:r>
            <w:r w:rsidR="00331DE9">
              <w:rPr>
                <w:noProof/>
                <w:webHidden/>
              </w:rPr>
              <w:t>6</w:t>
            </w:r>
            <w:r w:rsidR="00331DE9">
              <w:rPr>
                <w:noProof/>
                <w:webHidden/>
              </w:rPr>
              <w:fldChar w:fldCharType="end"/>
            </w:r>
          </w:hyperlink>
        </w:p>
        <w:p w14:paraId="51569118" w14:textId="5F266102" w:rsidR="00331DE9" w:rsidRDefault="00000000">
          <w:pPr>
            <w:pStyle w:val="TM1"/>
            <w:tabs>
              <w:tab w:val="right" w:leader="dot" w:pos="9396"/>
            </w:tabs>
            <w:rPr>
              <w:rFonts w:eastAsiaTheme="minorEastAsia"/>
              <w:noProof/>
              <w:kern w:val="2"/>
              <w:lang w:eastAsia="fr-CA"/>
              <w14:ligatures w14:val="standardContextual"/>
            </w:rPr>
          </w:pPr>
          <w:hyperlink w:anchor="_Toc152503859" w:history="1">
            <w:r w:rsidR="00331DE9" w:rsidRPr="00B95E9B">
              <w:rPr>
                <w:rStyle w:val="Hyperlien"/>
                <w:noProof/>
              </w:rPr>
              <w:t>Question 2.5 – Analyse de la méthode</w:t>
            </w:r>
            <w:r w:rsidR="00331DE9">
              <w:rPr>
                <w:noProof/>
                <w:webHidden/>
              </w:rPr>
              <w:tab/>
            </w:r>
            <w:r w:rsidR="00331DE9">
              <w:rPr>
                <w:noProof/>
                <w:webHidden/>
              </w:rPr>
              <w:fldChar w:fldCharType="begin"/>
            </w:r>
            <w:r w:rsidR="00331DE9">
              <w:rPr>
                <w:noProof/>
                <w:webHidden/>
              </w:rPr>
              <w:instrText xml:space="preserve"> PAGEREF _Toc152503859 \h </w:instrText>
            </w:r>
            <w:r w:rsidR="00331DE9">
              <w:rPr>
                <w:noProof/>
                <w:webHidden/>
              </w:rPr>
            </w:r>
            <w:r w:rsidR="00331DE9">
              <w:rPr>
                <w:noProof/>
                <w:webHidden/>
              </w:rPr>
              <w:fldChar w:fldCharType="separate"/>
            </w:r>
            <w:r w:rsidR="00331DE9">
              <w:rPr>
                <w:noProof/>
                <w:webHidden/>
              </w:rPr>
              <w:t>7</w:t>
            </w:r>
            <w:r w:rsidR="00331DE9">
              <w:rPr>
                <w:noProof/>
                <w:webHidden/>
              </w:rPr>
              <w:fldChar w:fldCharType="end"/>
            </w:r>
          </w:hyperlink>
        </w:p>
        <w:p w14:paraId="010920DE" w14:textId="474F95C4" w:rsidR="00331DE9" w:rsidRDefault="00000000">
          <w:pPr>
            <w:pStyle w:val="TM2"/>
            <w:tabs>
              <w:tab w:val="right" w:leader="dot" w:pos="9396"/>
            </w:tabs>
            <w:rPr>
              <w:rFonts w:eastAsiaTheme="minorEastAsia"/>
              <w:noProof/>
              <w:kern w:val="2"/>
              <w:lang w:eastAsia="fr-CA"/>
              <w14:ligatures w14:val="standardContextual"/>
            </w:rPr>
          </w:pPr>
          <w:hyperlink w:anchor="_Toc152503860" w:history="1">
            <w:r w:rsidR="00331DE9" w:rsidRPr="00B95E9B">
              <w:rPr>
                <w:rStyle w:val="Hyperlien"/>
                <w:noProof/>
              </w:rPr>
              <w:t>2.5 – Est-il possible que votre méthode soit encore incorrecte même si tous les tests de régression ont réussi ? Dans le cas où vous pensez que votre méthode peut encore contenir des erreurs, pourquoi votre suite de tests n’a-t-elle pas pu les trouver ?</w:t>
            </w:r>
            <w:r w:rsidR="00331DE9">
              <w:rPr>
                <w:noProof/>
                <w:webHidden/>
              </w:rPr>
              <w:tab/>
            </w:r>
            <w:r w:rsidR="00331DE9">
              <w:rPr>
                <w:noProof/>
                <w:webHidden/>
              </w:rPr>
              <w:fldChar w:fldCharType="begin"/>
            </w:r>
            <w:r w:rsidR="00331DE9">
              <w:rPr>
                <w:noProof/>
                <w:webHidden/>
              </w:rPr>
              <w:instrText xml:space="preserve"> PAGEREF _Toc152503860 \h </w:instrText>
            </w:r>
            <w:r w:rsidR="00331DE9">
              <w:rPr>
                <w:noProof/>
                <w:webHidden/>
              </w:rPr>
            </w:r>
            <w:r w:rsidR="00331DE9">
              <w:rPr>
                <w:noProof/>
                <w:webHidden/>
              </w:rPr>
              <w:fldChar w:fldCharType="separate"/>
            </w:r>
            <w:r w:rsidR="00331DE9">
              <w:rPr>
                <w:noProof/>
                <w:webHidden/>
              </w:rPr>
              <w:t>7</w:t>
            </w:r>
            <w:r w:rsidR="00331DE9">
              <w:rPr>
                <w:noProof/>
                <w:webHidden/>
              </w:rPr>
              <w:fldChar w:fldCharType="end"/>
            </w:r>
          </w:hyperlink>
        </w:p>
        <w:p w14:paraId="5CF7D84B" w14:textId="563EA263" w:rsidR="002C190A" w:rsidRDefault="00D857B6" w:rsidP="002C190A">
          <w:pPr>
            <w:rPr>
              <w:b/>
              <w:bCs/>
              <w:noProof/>
            </w:rPr>
          </w:pPr>
          <w:r>
            <w:rPr>
              <w:b/>
              <w:bCs/>
              <w:noProof/>
            </w:rPr>
            <w:fldChar w:fldCharType="end"/>
          </w:r>
        </w:p>
      </w:sdtContent>
    </w:sdt>
    <w:p w14:paraId="0A53410E" w14:textId="49BFC510" w:rsidR="00D857B6" w:rsidRPr="002C190A" w:rsidRDefault="00D857B6" w:rsidP="005F7C3C">
      <w:pPr>
        <w:pStyle w:val="Titre1"/>
        <w:rPr>
          <w:b/>
          <w:bCs/>
          <w:noProof/>
        </w:rPr>
      </w:pPr>
      <w:r>
        <w:br w:type="page"/>
      </w:r>
      <w:bookmarkStart w:id="0" w:name="_Toc152503844"/>
      <w:r>
        <w:lastRenderedPageBreak/>
        <w:t xml:space="preserve">Question 2.1 – </w:t>
      </w:r>
      <w:r w:rsidR="004D47E4">
        <w:t>Complexité cyclomatique</w:t>
      </w:r>
      <w:bookmarkEnd w:id="0"/>
    </w:p>
    <w:p w14:paraId="3A57A687" w14:textId="77777777" w:rsidR="00EB22C4" w:rsidRPr="00975E8D" w:rsidRDefault="00EB22C4" w:rsidP="00EB22C4">
      <w:pPr>
        <w:pStyle w:val="Paragraphedeliste"/>
      </w:pPr>
    </w:p>
    <w:p w14:paraId="4C856D46" w14:textId="0E270CF7" w:rsidR="00FF47FD" w:rsidRPr="00F051E7" w:rsidRDefault="00D857B6" w:rsidP="00F051E7">
      <w:pPr>
        <w:pStyle w:val="Titre2"/>
      </w:pPr>
      <w:bookmarkStart w:id="1" w:name="_Toc152503845"/>
      <w:r w:rsidRPr="00F051E7">
        <w:t>2.1</w:t>
      </w:r>
      <w:r w:rsidR="00DA34D3" w:rsidRPr="00F051E7">
        <w:t xml:space="preserve"> </w:t>
      </w:r>
      <w:r w:rsidR="004D47E4" w:rsidRPr="00F051E7">
        <w:t>–</w:t>
      </w:r>
      <w:r w:rsidRPr="00F051E7">
        <w:t xml:space="preserve"> </w:t>
      </w:r>
      <w:r w:rsidR="00F051E7" w:rsidRPr="00F051E7">
        <w:t>Calculez la complexité cyclomatique de la méthode tri-a_bulle. Expliquez votre résultat.</w:t>
      </w:r>
      <w:bookmarkEnd w:id="1"/>
    </w:p>
    <w:p w14:paraId="5BBE3418" w14:textId="29C8D0E6" w:rsidR="00CD4586" w:rsidRDefault="005B1156">
      <w:pPr>
        <w:rPr>
          <w:rFonts w:eastAsiaTheme="minorEastAsia"/>
        </w:rPr>
      </w:pPr>
      <w:r>
        <w:rPr>
          <w:rFonts w:eastAsiaTheme="minorEastAsia"/>
          <w:noProof/>
          <w14:ligatures w14:val="standardContextual"/>
        </w:rPr>
        <mc:AlternateContent>
          <mc:Choice Requires="wpi">
            <w:drawing>
              <wp:anchor distT="0" distB="0" distL="114300" distR="114300" simplePos="0" relativeHeight="251757568" behindDoc="0" locked="0" layoutInCell="1" allowOverlap="1" wp14:anchorId="6ED5F68A" wp14:editId="1C13F361">
                <wp:simplePos x="0" y="0"/>
                <wp:positionH relativeFrom="column">
                  <wp:posOffset>-523875</wp:posOffset>
                </wp:positionH>
                <wp:positionV relativeFrom="paragraph">
                  <wp:posOffset>567525</wp:posOffset>
                </wp:positionV>
                <wp:extent cx="287280" cy="199440"/>
                <wp:effectExtent l="25400" t="38100" r="30480" b="41910"/>
                <wp:wrapNone/>
                <wp:docPr id="1559879142" name="Encre 1559879142"/>
                <wp:cNvGraphicFramePr/>
                <a:graphic xmlns:a="http://schemas.openxmlformats.org/drawingml/2006/main">
                  <a:graphicData uri="http://schemas.microsoft.com/office/word/2010/wordprocessingInk">
                    <w14:contentPart bwMode="auto" r:id="rId40">
                      <w14:nvContentPartPr>
                        <w14:cNvContentPartPr/>
                      </w14:nvContentPartPr>
                      <w14:xfrm>
                        <a:off x="0" y="0"/>
                        <a:ext cx="287280" cy="199440"/>
                      </w14:xfrm>
                    </w14:contentPart>
                  </a:graphicData>
                </a:graphic>
                <wp14:sizeRelH relativeFrom="margin">
                  <wp14:pctWidth>0</wp14:pctWidth>
                </wp14:sizeRelH>
                <wp14:sizeRelV relativeFrom="margin">
                  <wp14:pctHeight>0</wp14:pctHeight>
                </wp14:sizeRelV>
              </wp:anchor>
            </w:drawing>
          </mc:Choice>
          <mc:Fallback>
            <w:pict>
              <v:shape w14:anchorId="79EDACDE" id="Encre 1559879142" o:spid="_x0000_s1026" type="#_x0000_t75" style="position:absolute;margin-left:-42.45pt;margin-top:43.5pt;width:25.05pt;height:18.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">
                <v:imagedata r:id="rId41" o:title=""/>
              </v:shape>
            </w:pict>
          </mc:Fallback>
        </mc:AlternateContent>
      </w:r>
      <w:r>
        <w:rPr>
          <w:rFonts w:eastAsiaTheme="minorEastAsia"/>
          <w:noProof/>
          <w14:ligatures w14:val="standardContextual"/>
        </w:rPr>
        <mc:AlternateContent>
          <mc:Choice Requires="wpi">
            <w:drawing>
              <wp:anchor distT="0" distB="0" distL="114300" distR="114300" simplePos="0" relativeHeight="251752448" behindDoc="0" locked="0" layoutInCell="1" allowOverlap="1" wp14:anchorId="47B47AC9" wp14:editId="047BBDBD">
                <wp:simplePos x="0" y="0"/>
                <wp:positionH relativeFrom="column">
                  <wp:posOffset>-322098</wp:posOffset>
                </wp:positionH>
                <wp:positionV relativeFrom="paragraph">
                  <wp:posOffset>2233814</wp:posOffset>
                </wp:positionV>
                <wp:extent cx="252000" cy="408960"/>
                <wp:effectExtent l="38100" t="38100" r="27940" b="35560"/>
                <wp:wrapNone/>
                <wp:docPr id="1559879137" name="Encre 1559879137"/>
                <wp:cNvGraphicFramePr/>
                <a:graphic xmlns:a="http://schemas.openxmlformats.org/drawingml/2006/main">
                  <a:graphicData uri="http://schemas.microsoft.com/office/word/2010/wordprocessingInk">
                    <w14:contentPart bwMode="auto" r:id="rId42">
                      <w14:nvContentPartPr>
                        <w14:cNvContentPartPr/>
                      </w14:nvContentPartPr>
                      <w14:xfrm>
                        <a:off x="0" y="0"/>
                        <a:ext cx="252000" cy="408960"/>
                      </w14:xfrm>
                    </w14:contentPart>
                  </a:graphicData>
                </a:graphic>
              </wp:anchor>
            </w:drawing>
          </mc:Choice>
          <mc:Fallback>
            <w:pict>
              <v:shape w14:anchorId="4B010489" id="Encre 1559879137" o:spid="_x0000_s1026" type="#_x0000_t75" style="position:absolute;margin-left:-26.55pt;margin-top:174.7pt;width:22.25pt;height:34.6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">
                <v:imagedata r:id="rId43" o:title=""/>
              </v:shape>
            </w:pict>
          </mc:Fallback>
        </mc:AlternateContent>
      </w:r>
      <w:r>
        <w:rPr>
          <w:rFonts w:eastAsiaTheme="minorEastAsia"/>
          <w:noProof/>
          <w14:ligatures w14:val="standardContextual"/>
        </w:rPr>
        <mc:AlternateContent>
          <mc:Choice Requires="wpi">
            <w:drawing>
              <wp:anchor distT="0" distB="0" distL="114300" distR="114300" simplePos="0" relativeHeight="251751424" behindDoc="0" locked="0" layoutInCell="1" allowOverlap="1" wp14:anchorId="682DC872" wp14:editId="67702E31">
                <wp:simplePos x="0" y="0"/>
                <wp:positionH relativeFrom="column">
                  <wp:posOffset>3528462</wp:posOffset>
                </wp:positionH>
                <wp:positionV relativeFrom="paragraph">
                  <wp:posOffset>1871294</wp:posOffset>
                </wp:positionV>
                <wp:extent cx="241920" cy="204120"/>
                <wp:effectExtent l="38100" t="38100" r="38100" b="37465"/>
                <wp:wrapNone/>
                <wp:docPr id="1559879136" name="Encre 1559879136"/>
                <wp:cNvGraphicFramePr/>
                <a:graphic xmlns:a="http://schemas.openxmlformats.org/drawingml/2006/main">
                  <a:graphicData uri="http://schemas.microsoft.com/office/word/2010/wordprocessingInk">
                    <w14:contentPart bwMode="auto" r:id="rId44">
                      <w14:nvContentPartPr>
                        <w14:cNvContentPartPr/>
                      </w14:nvContentPartPr>
                      <w14:xfrm>
                        <a:off x="0" y="0"/>
                        <a:ext cx="241920" cy="204120"/>
                      </w14:xfrm>
                    </w14:contentPart>
                  </a:graphicData>
                </a:graphic>
              </wp:anchor>
            </w:drawing>
          </mc:Choice>
          <mc:Fallback>
            <w:pict>
              <v:shape w14:anchorId="69445973" id="Encre 1559879136" o:spid="_x0000_s1026" type="#_x0000_t75" style="position:absolute;margin-left:276.65pt;margin-top:146.15pt;width:21.5pt;height:18.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">
                <v:imagedata r:id="rId45" o:title=""/>
              </v:shape>
            </w:pict>
          </mc:Fallback>
        </mc:AlternateContent>
      </w:r>
      <w:r w:rsidR="00380179">
        <w:rPr>
          <w:rFonts w:eastAsiaTheme="minorEastAsia"/>
          <w:noProof/>
          <w14:ligatures w14:val="standardContextual"/>
        </w:rPr>
        <w:drawing>
          <wp:inline distT="0" distB="0" distL="0" distR="0" wp14:anchorId="3E5D3939" wp14:editId="7DB1CD22">
            <wp:extent cx="5572125" cy="4210787"/>
            <wp:effectExtent l="0" t="0" r="0" b="0"/>
            <wp:docPr id="457807801" name="Image 1" descr="Une image contenant croquis, dessin, Dessin au trai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07801" name="Image 1" descr="Une image contenant croquis, dessin, Dessin au trait, diagramme&#10;&#10;Description générée automatiquement"/>
                    <pic:cNvPicPr/>
                  </pic:nvPicPr>
                  <pic:blipFill>
                    <a:blip r:embed="rId46">
                      <a:extLst>
                        <a:ext uri="{28A0092B-C50C-407E-A947-70E740481C1C}">
                          <a14:useLocalDpi xmlns:a14="http://schemas.microsoft.com/office/drawing/2010/main" val="0"/>
                        </a:ext>
                      </a:extLst>
                    </a:blip>
                    <a:stretch>
                      <a:fillRect/>
                    </a:stretch>
                  </pic:blipFill>
                  <pic:spPr>
                    <a:xfrm>
                      <a:off x="0" y="0"/>
                      <a:ext cx="5588201" cy="4222935"/>
                    </a:xfrm>
                    <a:prstGeom prst="rect">
                      <a:avLst/>
                    </a:prstGeom>
                  </pic:spPr>
                </pic:pic>
              </a:graphicData>
            </a:graphic>
          </wp:inline>
        </w:drawing>
      </w:r>
    </w:p>
    <w:p w14:paraId="63665297" w14:textId="77777777" w:rsidR="00380179" w:rsidRDefault="00380179">
      <w:pPr>
        <w:rPr>
          <w:rFonts w:eastAsiaTheme="minorEastAsia"/>
        </w:rPr>
      </w:pPr>
    </w:p>
    <w:p w14:paraId="74495822" w14:textId="79978FDB" w:rsidR="00EB22C4" w:rsidRPr="009309AD" w:rsidRDefault="00EB22C4" w:rsidP="0018498C">
      <w:pPr>
        <w:pStyle w:val="Titre1"/>
      </w:pPr>
      <w:bookmarkStart w:id="2" w:name="_Toc152503846"/>
      <w:r>
        <w:t xml:space="preserve">Question 2.2 – </w:t>
      </w:r>
      <w:r w:rsidR="004D47E4">
        <w:t>Ensemble de chemins linéairement indépendants</w:t>
      </w:r>
      <w:bookmarkEnd w:id="2"/>
    </w:p>
    <w:p w14:paraId="334F6084" w14:textId="77777777" w:rsidR="008A3159" w:rsidRPr="008A3159" w:rsidRDefault="008A3159" w:rsidP="008A3159">
      <w:pPr>
        <w:pStyle w:val="Paragraphedeliste"/>
      </w:pPr>
    </w:p>
    <w:p w14:paraId="58BF2EA2" w14:textId="77777777" w:rsidR="00F051E7" w:rsidRDefault="008A3159" w:rsidP="00F051E7">
      <w:pPr>
        <w:pStyle w:val="Titre2"/>
      </w:pPr>
      <w:bookmarkStart w:id="3" w:name="_Toc152503847"/>
      <w:r w:rsidRPr="00F051E7">
        <w:t xml:space="preserve">2.2 - </w:t>
      </w:r>
      <w:r w:rsidR="00F051E7">
        <w:t>Trouvez un ensemble de chemins linéairement indépendants pour couvrir toutes les instructions de cette méthode.</w:t>
      </w:r>
      <w:bookmarkEnd w:id="3"/>
    </w:p>
    <w:p w14:paraId="0205E2FD" w14:textId="5387B0D9" w:rsidR="00380179" w:rsidRDefault="005B1156" w:rsidP="00F051E7">
      <w:r>
        <w:rPr>
          <w:noProof/>
          <w14:ligatures w14:val="standardContextual"/>
        </w:rPr>
        <mc:AlternateContent>
          <mc:Choice Requires="wpi">
            <w:drawing>
              <wp:anchor distT="0" distB="0" distL="114300" distR="114300" simplePos="0" relativeHeight="251764736" behindDoc="0" locked="0" layoutInCell="1" allowOverlap="1" wp14:anchorId="2A78A5F5" wp14:editId="71DE37BA">
                <wp:simplePos x="0" y="0"/>
                <wp:positionH relativeFrom="column">
                  <wp:posOffset>-409575</wp:posOffset>
                </wp:positionH>
                <wp:positionV relativeFrom="paragraph">
                  <wp:posOffset>776605</wp:posOffset>
                </wp:positionV>
                <wp:extent cx="215380" cy="247015"/>
                <wp:effectExtent l="38100" t="38100" r="38735" b="32385"/>
                <wp:wrapNone/>
                <wp:docPr id="1559879149" name="Encre 1559879149"/>
                <wp:cNvGraphicFramePr/>
                <a:graphic xmlns:a="http://schemas.openxmlformats.org/drawingml/2006/main">
                  <a:graphicData uri="http://schemas.microsoft.com/office/word/2010/wordprocessingInk">
                    <w14:contentPart bwMode="auto" r:id="rId47">
                      <w14:nvContentPartPr>
                        <w14:cNvContentPartPr/>
                      </w14:nvContentPartPr>
                      <w14:xfrm>
                        <a:off x="0" y="0"/>
                        <a:ext cx="215380" cy="247015"/>
                      </w14:xfrm>
                    </w14:contentPart>
                  </a:graphicData>
                </a:graphic>
              </wp:anchor>
            </w:drawing>
          </mc:Choice>
          <mc:Fallback>
            <w:pict>
              <v:shape w14:anchorId="76344D76" id="Encre 1559879149" o:spid="_x0000_s1026" type="#_x0000_t75" style="position:absolute;margin-left:-33.45pt;margin-top:59.95pt;width:19.35pt;height:21.8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">
                <v:imagedata r:id="rId48" o:title=""/>
              </v:shape>
            </w:pict>
          </mc:Fallback>
        </mc:AlternateContent>
      </w:r>
      <w:r>
        <w:rPr>
          <w:noProof/>
          <w14:ligatures w14:val="standardContextual"/>
        </w:rPr>
        <mc:AlternateContent>
          <mc:Choice Requires="wpi">
            <w:drawing>
              <wp:anchor distT="0" distB="0" distL="114300" distR="114300" simplePos="0" relativeHeight="251761664" behindDoc="0" locked="0" layoutInCell="1" allowOverlap="1" wp14:anchorId="3CA9B4B8" wp14:editId="04884701">
                <wp:simplePos x="0" y="0"/>
                <wp:positionH relativeFrom="column">
                  <wp:posOffset>275862</wp:posOffset>
                </wp:positionH>
                <wp:positionV relativeFrom="paragraph">
                  <wp:posOffset>1375114</wp:posOffset>
                </wp:positionV>
                <wp:extent cx="150480" cy="82080"/>
                <wp:effectExtent l="38100" t="38100" r="40640" b="45085"/>
                <wp:wrapNone/>
                <wp:docPr id="1559879146" name="Encre 1559879146"/>
                <wp:cNvGraphicFramePr/>
                <a:graphic xmlns:a="http://schemas.openxmlformats.org/drawingml/2006/main">
                  <a:graphicData uri="http://schemas.microsoft.com/office/word/2010/wordprocessingInk">
                    <w14:contentPart bwMode="auto" r:id="rId49">
                      <w14:nvContentPartPr>
                        <w14:cNvContentPartPr/>
                      </w14:nvContentPartPr>
                      <w14:xfrm>
                        <a:off x="0" y="0"/>
                        <a:ext cx="150480" cy="82080"/>
                      </w14:xfrm>
                    </w14:contentPart>
                  </a:graphicData>
                </a:graphic>
              </wp:anchor>
            </w:drawing>
          </mc:Choice>
          <mc:Fallback>
            <w:pict>
              <v:shape w14:anchorId="5225CE8D" id="Encre 1559879146" o:spid="_x0000_s1026" type="#_x0000_t75" style="position:absolute;margin-left:20.5pt;margin-top:107.1pt;width:14.3pt;height:8.8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">
                <v:imagedata r:id="rId50" o:title=""/>
              </v:shape>
            </w:pict>
          </mc:Fallback>
        </mc:AlternateContent>
      </w:r>
      <w:r>
        <w:rPr>
          <w:noProof/>
          <w14:ligatures w14:val="standardContextual"/>
        </w:rPr>
        <mc:AlternateContent>
          <mc:Choice Requires="wpi">
            <w:drawing>
              <wp:anchor distT="0" distB="0" distL="114300" distR="114300" simplePos="0" relativeHeight="251760640" behindDoc="0" locked="0" layoutInCell="1" allowOverlap="1" wp14:anchorId="76AFCE59" wp14:editId="0569F56C">
                <wp:simplePos x="0" y="0"/>
                <wp:positionH relativeFrom="column">
                  <wp:posOffset>233382</wp:posOffset>
                </wp:positionH>
                <wp:positionV relativeFrom="paragraph">
                  <wp:posOffset>1061554</wp:posOffset>
                </wp:positionV>
                <wp:extent cx="108000" cy="124560"/>
                <wp:effectExtent l="38100" t="38100" r="31750" b="40640"/>
                <wp:wrapNone/>
                <wp:docPr id="1559879145" name="Encre 1559879145"/>
                <wp:cNvGraphicFramePr/>
                <a:graphic xmlns:a="http://schemas.openxmlformats.org/drawingml/2006/main">
                  <a:graphicData uri="http://schemas.microsoft.com/office/word/2010/wordprocessingInk">
                    <w14:contentPart bwMode="auto" r:id="rId51">
                      <w14:nvContentPartPr>
                        <w14:cNvContentPartPr/>
                      </w14:nvContentPartPr>
                      <w14:xfrm>
                        <a:off x="0" y="0"/>
                        <a:ext cx="108000" cy="124560"/>
                      </w14:xfrm>
                    </w14:contentPart>
                  </a:graphicData>
                </a:graphic>
              </wp:anchor>
            </w:drawing>
          </mc:Choice>
          <mc:Fallback>
            <w:pict>
              <v:shape w14:anchorId="2416C271" id="Encre 1559879145" o:spid="_x0000_s1026" type="#_x0000_t75" style="position:absolute;margin-left:17.2pt;margin-top:82.4pt;width:10.9pt;height:12.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">
                <v:imagedata r:id="rId52" o:title=""/>
              </v:shape>
            </w:pict>
          </mc:Fallback>
        </mc:AlternateContent>
      </w:r>
      <w:r>
        <w:rPr>
          <w:noProof/>
          <w14:ligatures w14:val="standardContextual"/>
        </w:rPr>
        <mc:AlternateContent>
          <mc:Choice Requires="wpi">
            <w:drawing>
              <wp:anchor distT="0" distB="0" distL="114300" distR="114300" simplePos="0" relativeHeight="251759616" behindDoc="0" locked="0" layoutInCell="1" allowOverlap="1" wp14:anchorId="6C811AB8" wp14:editId="6D63FB3A">
                <wp:simplePos x="0" y="0"/>
                <wp:positionH relativeFrom="column">
                  <wp:posOffset>259302</wp:posOffset>
                </wp:positionH>
                <wp:positionV relativeFrom="paragraph">
                  <wp:posOffset>926194</wp:posOffset>
                </wp:positionV>
                <wp:extent cx="111240" cy="57240"/>
                <wp:effectExtent l="38100" t="38100" r="0" b="44450"/>
                <wp:wrapNone/>
                <wp:docPr id="1559879144" name="Encre 1559879144"/>
                <wp:cNvGraphicFramePr/>
                <a:graphic xmlns:a="http://schemas.openxmlformats.org/drawingml/2006/main">
                  <a:graphicData uri="http://schemas.microsoft.com/office/word/2010/wordprocessingInk">
                    <w14:contentPart bwMode="auto" r:id="rId53">
                      <w14:nvContentPartPr>
                        <w14:cNvContentPartPr/>
                      </w14:nvContentPartPr>
                      <w14:xfrm>
                        <a:off x="0" y="0"/>
                        <a:ext cx="111240" cy="57240"/>
                      </w14:xfrm>
                    </w14:contentPart>
                  </a:graphicData>
                </a:graphic>
              </wp:anchor>
            </w:drawing>
          </mc:Choice>
          <mc:Fallback>
            <w:pict>
              <v:shape w14:anchorId="7D101F66" id="Encre 1559879144" o:spid="_x0000_s1026" type="#_x0000_t75" style="position:absolute;margin-left:19.2pt;margin-top:71.75pt;width:11.15pt;height:6.9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">
                <v:imagedata r:id="rId54" o:title=""/>
              </v:shape>
            </w:pict>
          </mc:Fallback>
        </mc:AlternateContent>
      </w:r>
      <w:r>
        <w:rPr>
          <w:noProof/>
          <w14:ligatures w14:val="standardContextual"/>
        </w:rPr>
        <mc:AlternateContent>
          <mc:Choice Requires="wpi">
            <w:drawing>
              <wp:anchor distT="0" distB="0" distL="114300" distR="114300" simplePos="0" relativeHeight="251758592" behindDoc="0" locked="0" layoutInCell="1" allowOverlap="1" wp14:anchorId="49712F9C" wp14:editId="4D13ED0F">
                <wp:simplePos x="0" y="0"/>
                <wp:positionH relativeFrom="column">
                  <wp:posOffset>203862</wp:posOffset>
                </wp:positionH>
                <wp:positionV relativeFrom="paragraph">
                  <wp:posOffset>624154</wp:posOffset>
                </wp:positionV>
                <wp:extent cx="127800" cy="156960"/>
                <wp:effectExtent l="38100" t="38100" r="37465" b="33655"/>
                <wp:wrapNone/>
                <wp:docPr id="1559879143" name="Encre 1559879143"/>
                <wp:cNvGraphicFramePr/>
                <a:graphic xmlns:a="http://schemas.openxmlformats.org/drawingml/2006/main">
                  <a:graphicData uri="http://schemas.microsoft.com/office/word/2010/wordprocessingInk">
                    <w14:contentPart bwMode="auto" r:id="rId55">
                      <w14:nvContentPartPr>
                        <w14:cNvContentPartPr/>
                      </w14:nvContentPartPr>
                      <w14:xfrm>
                        <a:off x="0" y="0"/>
                        <a:ext cx="127800" cy="156960"/>
                      </w14:xfrm>
                    </w14:contentPart>
                  </a:graphicData>
                </a:graphic>
              </wp:anchor>
            </w:drawing>
          </mc:Choice>
          <mc:Fallback>
            <w:pict>
              <v:shape w14:anchorId="0A7137F3" id="Encre 1559879143" o:spid="_x0000_s1026" type="#_x0000_t75" style="position:absolute;margin-left:14.85pt;margin-top:47.95pt;width:12.45pt;height:14.7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">
                <v:imagedata r:id="rId56" o:title=""/>
              </v:shape>
            </w:pict>
          </mc:Fallback>
        </mc:AlternateContent>
      </w:r>
      <w:r w:rsidR="00380179">
        <w:rPr>
          <w:noProof/>
          <w14:ligatures w14:val="standardContextual"/>
        </w:rPr>
        <w:drawing>
          <wp:inline distT="0" distB="0" distL="0" distR="0" wp14:anchorId="301A2A0D" wp14:editId="069320E9">
            <wp:extent cx="5972810" cy="1630045"/>
            <wp:effectExtent l="0" t="0" r="8890" b="8255"/>
            <wp:docPr id="1559879121" name="Image 2" descr="Une image contenant texte, Police, blanc,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79121" name="Image 2" descr="Une image contenant texte, Police, blanc, capture d’écran&#10;&#10;Description générée automatiquemen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72810" cy="1630045"/>
                    </a:xfrm>
                    <a:prstGeom prst="rect">
                      <a:avLst/>
                    </a:prstGeom>
                  </pic:spPr>
                </pic:pic>
              </a:graphicData>
            </a:graphic>
          </wp:inline>
        </w:drawing>
      </w:r>
    </w:p>
    <w:p w14:paraId="17F44A5D" w14:textId="0FEE22C4" w:rsidR="0018498C" w:rsidRPr="009309AD" w:rsidRDefault="0018498C" w:rsidP="0018498C">
      <w:pPr>
        <w:pStyle w:val="Titre1"/>
      </w:pPr>
      <w:bookmarkStart w:id="4" w:name="_Toc152503848"/>
      <w:r>
        <w:lastRenderedPageBreak/>
        <w:t>Question 2.</w:t>
      </w:r>
      <w:r w:rsidR="00865F05">
        <w:t>3</w:t>
      </w:r>
      <w:r>
        <w:t xml:space="preserve"> – </w:t>
      </w:r>
      <w:r w:rsidR="004D47E4">
        <w:t>Projet .Net contenant</w:t>
      </w:r>
      <w:r w:rsidR="0051055B">
        <w:t xml:space="preserve"> la suite de tests</w:t>
      </w:r>
      <w:bookmarkEnd w:id="4"/>
    </w:p>
    <w:p w14:paraId="712C9CD1" w14:textId="77777777" w:rsidR="00864002" w:rsidRDefault="00864002" w:rsidP="0051055B"/>
    <w:p w14:paraId="6BAC13F3" w14:textId="6E3B77A1" w:rsidR="0051055B" w:rsidRDefault="0051055B" w:rsidP="003F3638">
      <w:pPr>
        <w:pStyle w:val="Titre2"/>
        <w:jc w:val="both"/>
      </w:pPr>
      <w:bookmarkStart w:id="5" w:name="_Toc152503849"/>
      <w:r w:rsidRPr="00CD4586">
        <w:t xml:space="preserve">2.3 – </w:t>
      </w:r>
      <w:r w:rsidR="00CD4586" w:rsidRPr="00CD4586">
        <w:t>Donnez un projet .Net contenant une suite de tests qui permet de suivre les chemins trouvés dans 2.2.</w:t>
      </w:r>
      <w:bookmarkEnd w:id="5"/>
      <w:r w:rsidR="00CD4586" w:rsidRPr="00CD4586">
        <w:t xml:space="preserve"> </w:t>
      </w:r>
    </w:p>
    <w:p w14:paraId="0B0BD0BD" w14:textId="7A69412A" w:rsidR="00380179" w:rsidRDefault="00380179" w:rsidP="00F34C89">
      <w:pPr>
        <w:jc w:val="both"/>
      </w:pPr>
      <w:r>
        <w:t>Voir le projet .Net remis avec ce document.</w:t>
      </w:r>
      <w:r w:rsidR="00EC73C3">
        <w:t xml:space="preserve"> Il est à noter que nous avons utilisé MSTests</w:t>
      </w:r>
      <w:r w:rsidR="006F410F">
        <w:t>.</w:t>
      </w:r>
    </w:p>
    <w:p w14:paraId="1BF2AA80" w14:textId="77777777" w:rsidR="006F410F" w:rsidRPr="00380179" w:rsidRDefault="006F410F" w:rsidP="00380179"/>
    <w:p w14:paraId="57D0AF3F" w14:textId="77EFA176" w:rsidR="00864002" w:rsidRDefault="004B0EA7" w:rsidP="00C47819">
      <w:pPr>
        <w:pStyle w:val="Titre2"/>
      </w:pPr>
      <w:bookmarkStart w:id="6" w:name="_Toc152503850"/>
      <w:r>
        <w:rPr>
          <w:noProof/>
          <w14:ligatures w14:val="standardContextual"/>
        </w:rPr>
        <mc:AlternateContent>
          <mc:Choice Requires="wpi">
            <w:drawing>
              <wp:anchor distT="0" distB="0" distL="114300" distR="114300" simplePos="0" relativeHeight="251791360" behindDoc="0" locked="0" layoutInCell="1" allowOverlap="1" wp14:anchorId="0BB4C28E" wp14:editId="1AA3D196">
                <wp:simplePos x="0" y="0"/>
                <wp:positionH relativeFrom="column">
                  <wp:posOffset>-550545</wp:posOffset>
                </wp:positionH>
                <wp:positionV relativeFrom="paragraph">
                  <wp:posOffset>95885</wp:posOffset>
                </wp:positionV>
                <wp:extent cx="291255" cy="251055"/>
                <wp:effectExtent l="38100" t="38100" r="26670" b="41275"/>
                <wp:wrapNone/>
                <wp:docPr id="106438599" name="Encre 106438599"/>
                <wp:cNvGraphicFramePr/>
                <a:graphic xmlns:a="http://schemas.openxmlformats.org/drawingml/2006/main">
                  <a:graphicData uri="http://schemas.microsoft.com/office/word/2010/wordprocessingInk">
                    <w14:contentPart bwMode="auto" r:id="rId58">
                      <w14:nvContentPartPr>
                        <w14:cNvContentPartPr/>
                      </w14:nvContentPartPr>
                      <w14:xfrm>
                        <a:off x="0" y="0"/>
                        <a:ext cx="291255" cy="251055"/>
                      </w14:xfrm>
                    </w14:contentPart>
                  </a:graphicData>
                </a:graphic>
              </wp:anchor>
            </w:drawing>
          </mc:Choice>
          <mc:Fallback>
            <w:pict>
              <v:shape w14:anchorId="298B723C" id="Encre 106438599" o:spid="_x0000_s1026" type="#_x0000_t75" style="position:absolute;margin-left:-44.55pt;margin-top:6.35pt;width:25.4pt;height:22.1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">
                <v:imagedata r:id="rId59" o:title=""/>
              </v:shape>
            </w:pict>
          </mc:Fallback>
        </mc:AlternateContent>
      </w:r>
      <w:r w:rsidR="006F410F" w:rsidRPr="006F410F">
        <w:t xml:space="preserve">2.3 - </w:t>
      </w:r>
      <w:r w:rsidR="006F410F" w:rsidRPr="00CD4586">
        <w:t>Appliquez cette suite de tests et indiquez pour chaque cas test, si ce dernier réussit ou échoue.</w:t>
      </w:r>
      <w:bookmarkEnd w:id="6"/>
    </w:p>
    <w:p w14:paraId="6F5975DF" w14:textId="77777777" w:rsidR="00C47819" w:rsidRPr="00C47819" w:rsidRDefault="00C47819" w:rsidP="00C47819"/>
    <w:p w14:paraId="71307908" w14:textId="3826C124" w:rsidR="00D80EFD" w:rsidRPr="00D80EFD" w:rsidRDefault="0051055B" w:rsidP="00E05CF5">
      <w:pPr>
        <w:pStyle w:val="Titre3"/>
      </w:pPr>
      <w:bookmarkStart w:id="7" w:name="_Toc152503851"/>
      <w:r w:rsidRPr="006F410F">
        <w:t xml:space="preserve">2.3 </w:t>
      </w:r>
      <w:r w:rsidR="00C948D9">
        <w:t>-</w:t>
      </w:r>
      <w:r w:rsidRPr="006F410F">
        <w:t>Test</w:t>
      </w:r>
      <w:r w:rsidR="006F410F" w:rsidRPr="006F410F">
        <w:t xml:space="preserve">s </w:t>
      </w:r>
      <w:r w:rsidR="00891519">
        <w:t>no.1</w:t>
      </w:r>
      <w:bookmarkEnd w:id="7"/>
    </w:p>
    <w:p w14:paraId="5EDCC291" w14:textId="0AADD326" w:rsidR="00D80EFD" w:rsidRPr="00E05CF5" w:rsidRDefault="004B0EA7" w:rsidP="00F34C89">
      <w:pPr>
        <w:jc w:val="both"/>
      </w:pPr>
      <w:r>
        <w:rPr>
          <w:noProof/>
          <w14:ligatures w14:val="standardContextual"/>
        </w:rPr>
        <mc:AlternateContent>
          <mc:Choice Requires="wpi">
            <w:drawing>
              <wp:anchor distT="0" distB="0" distL="114300" distR="114300" simplePos="0" relativeHeight="251783168" behindDoc="0" locked="0" layoutInCell="1" allowOverlap="1" wp14:anchorId="266912FB" wp14:editId="0E8792C7">
                <wp:simplePos x="0" y="0"/>
                <wp:positionH relativeFrom="column">
                  <wp:posOffset>3120390</wp:posOffset>
                </wp:positionH>
                <wp:positionV relativeFrom="paragraph">
                  <wp:posOffset>63500</wp:posOffset>
                </wp:positionV>
                <wp:extent cx="3128550" cy="302930"/>
                <wp:effectExtent l="38100" t="38100" r="34290" b="40005"/>
                <wp:wrapNone/>
                <wp:docPr id="1559879167" name="Encre 1559879167"/>
                <wp:cNvGraphicFramePr/>
                <a:graphic xmlns:a="http://schemas.openxmlformats.org/drawingml/2006/main">
                  <a:graphicData uri="http://schemas.microsoft.com/office/word/2010/wordprocessingInk">
                    <w14:contentPart bwMode="auto" r:id="rId60">
                      <w14:nvContentPartPr>
                        <w14:cNvContentPartPr/>
                      </w14:nvContentPartPr>
                      <w14:xfrm>
                        <a:off x="0" y="0"/>
                        <a:ext cx="3128550" cy="302930"/>
                      </w14:xfrm>
                    </w14:contentPart>
                  </a:graphicData>
                </a:graphic>
              </wp:anchor>
            </w:drawing>
          </mc:Choice>
          <mc:Fallback>
            <w:pict>
              <v:shape w14:anchorId="1D3732DB" id="Encre 1559879167" o:spid="_x0000_s1026" type="#_x0000_t75" style="position:absolute;margin-left:244.5pt;margin-top:3.8pt;width:248.8pt;height:26.2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">
                <v:imagedata r:id="rId61" o:title=""/>
              </v:shape>
            </w:pict>
          </mc:Fallback>
        </mc:AlternateContent>
      </w:r>
      <w:r>
        <w:rPr>
          <w:noProof/>
          <w14:ligatures w14:val="standardContextual"/>
        </w:rPr>
        <mc:AlternateContent>
          <mc:Choice Requires="wpi">
            <w:drawing>
              <wp:anchor distT="0" distB="0" distL="114300" distR="114300" simplePos="0" relativeHeight="251784192" behindDoc="0" locked="0" layoutInCell="1" allowOverlap="1" wp14:anchorId="59368D78" wp14:editId="02169385">
                <wp:simplePos x="0" y="0"/>
                <wp:positionH relativeFrom="column">
                  <wp:posOffset>2117090</wp:posOffset>
                </wp:positionH>
                <wp:positionV relativeFrom="paragraph">
                  <wp:posOffset>63500</wp:posOffset>
                </wp:positionV>
                <wp:extent cx="4131850" cy="302930"/>
                <wp:effectExtent l="38100" t="38100" r="34290" b="40005"/>
                <wp:wrapNone/>
                <wp:docPr id="106438592" name="Encre 106438592"/>
                <wp:cNvGraphicFramePr/>
                <a:graphic xmlns:a="http://schemas.openxmlformats.org/drawingml/2006/main">
                  <a:graphicData uri="http://schemas.microsoft.com/office/word/2010/wordprocessingInk">
                    <w14:contentPart bwMode="auto" r:id="rId62">
                      <w14:nvContentPartPr>
                        <w14:cNvContentPartPr/>
                      </w14:nvContentPartPr>
                      <w14:xfrm>
                        <a:off x="0" y="0"/>
                        <a:ext cx="4131850" cy="302930"/>
                      </w14:xfrm>
                    </w14:contentPart>
                  </a:graphicData>
                </a:graphic>
              </wp:anchor>
            </w:drawing>
          </mc:Choice>
          <mc:Fallback>
            <w:pict>
              <v:shape w14:anchorId="4E964BD4" id="Encre 106438592" o:spid="_x0000_s1026" type="#_x0000_t75" style="position:absolute;margin-left:165.5pt;margin-top:3.8pt;width:327.8pt;height:26.2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">
                <v:imagedata r:id="rId63" o:title=""/>
              </v:shape>
            </w:pict>
          </mc:Fallback>
        </mc:AlternateContent>
      </w:r>
      <w:bookmarkStart w:id="8" w:name="_MON_1763113744"/>
      <w:bookmarkEnd w:id="8"/>
      <w:r w:rsidR="00DC3DB9" w:rsidRPr="00D80EFD">
        <w:rPr>
          <w:noProof/>
        </w:rPr>
      </w:r>
      <w:r w:rsidR="00DC3DB9" w:rsidRPr="00D80EFD">
        <w:rPr>
          <w:noProof/>
        </w:rPr>
        <w:object w:dxaOrig="9406" w:dyaOrig="2603" w14:anchorId="6FF92BBD">
          <v:shape id="_x0000_i1025" type="#_x0000_t75" style="width:470.05pt;height:130.65pt" o:ole="">
            <v:imagedata r:id="rId64" o:title=""/>
          </v:shape>
          <o:OLEObject Type="Embed" ProgID="Word.OpenDocumentText.12" ShapeID="_x0000_i1025" DrawAspect="Content" ObjectID="_1764241575" r:id="rId65"/>
        </w:object>
      </w:r>
      <w:r w:rsidR="00D80EFD">
        <w:t xml:space="preserve">Le but de ce test est de simuler le cas où le tableau est initialement en ordre et où nous n’avons pas besoin de rentrer dans la boucle. Cependant, il est à noter que ce chemin est impossible selon l’implémentation du code et que le chemin réel est un peu plus long, soit de faire une itération de la boucle. </w:t>
      </w:r>
      <w:r w:rsidR="00D80EFD" w:rsidRPr="00891519">
        <w:rPr>
          <w:u w:val="single"/>
        </w:rPr>
        <w:t>Résultat du test : Réussi.</w:t>
      </w:r>
    </w:p>
    <w:p w14:paraId="1756EFC9" w14:textId="77777777" w:rsidR="00950864" w:rsidRDefault="00950864" w:rsidP="0051055B">
      <w:pPr>
        <w:rPr>
          <w:rFonts w:cstheme="minorHAnsi"/>
        </w:rPr>
      </w:pPr>
    </w:p>
    <w:p w14:paraId="3D382B52" w14:textId="2A1F2B5E" w:rsidR="00891519" w:rsidRDefault="00891519" w:rsidP="00891519">
      <w:pPr>
        <w:pStyle w:val="Titre3"/>
      </w:pPr>
      <w:bookmarkStart w:id="9" w:name="_Toc152503852"/>
      <w:r w:rsidRPr="00891519">
        <w:t>2.3 -Tests no.2</w:t>
      </w:r>
      <w:bookmarkEnd w:id="9"/>
    </w:p>
    <w:p w14:paraId="39EFC255" w14:textId="486B8E16" w:rsidR="00891519" w:rsidRPr="00E05CF5" w:rsidRDefault="004B0EA7" w:rsidP="00F34C89">
      <w:pPr>
        <w:jc w:val="both"/>
      </w:pPr>
      <w:r>
        <w:rPr>
          <w:noProof/>
          <w14:ligatures w14:val="standardContextual"/>
        </w:rPr>
        <mc:AlternateContent>
          <mc:Choice Requires="wpi">
            <w:drawing>
              <wp:anchor distT="0" distB="0" distL="114300" distR="114300" simplePos="0" relativeHeight="251785216" behindDoc="0" locked="0" layoutInCell="1" allowOverlap="1" wp14:anchorId="6136B396" wp14:editId="0799D002">
                <wp:simplePos x="0" y="0"/>
                <wp:positionH relativeFrom="column">
                  <wp:posOffset>-357738</wp:posOffset>
                </wp:positionH>
                <wp:positionV relativeFrom="paragraph">
                  <wp:posOffset>715116</wp:posOffset>
                </wp:positionV>
                <wp:extent cx="225720" cy="277560"/>
                <wp:effectExtent l="38100" t="38100" r="28575" b="40005"/>
                <wp:wrapNone/>
                <wp:docPr id="106438593" name="Encre 106438593"/>
                <wp:cNvGraphicFramePr/>
                <a:graphic xmlns:a="http://schemas.openxmlformats.org/drawingml/2006/main">
                  <a:graphicData uri="http://schemas.microsoft.com/office/word/2010/wordprocessingInk">
                    <w14:contentPart bwMode="auto" r:id="rId66">
                      <w14:nvContentPartPr>
                        <w14:cNvContentPartPr/>
                      </w14:nvContentPartPr>
                      <w14:xfrm>
                        <a:off x="0" y="0"/>
                        <a:ext cx="225720" cy="277560"/>
                      </w14:xfrm>
                    </w14:contentPart>
                  </a:graphicData>
                </a:graphic>
              </wp:anchor>
            </w:drawing>
          </mc:Choice>
          <mc:Fallback>
            <w:pict>
              <v:shape w14:anchorId="189C26A8" id="Encre 106438593" o:spid="_x0000_s1026" type="#_x0000_t75" style="position:absolute;margin-left:-29.35pt;margin-top:55.1pt;width:20.15pt;height:24.2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">
                <v:imagedata r:id="rId67" o:title=""/>
              </v:shape>
            </w:pict>
          </mc:Fallback>
        </mc:AlternateContent>
      </w:r>
      <w:bookmarkStart w:id="10" w:name="_MON_1763114136"/>
      <w:bookmarkEnd w:id="10"/>
      <w:r w:rsidR="00DC3DB9">
        <w:rPr>
          <w:noProof/>
        </w:rPr>
      </w:r>
      <w:r w:rsidR="00DC3DB9">
        <w:rPr>
          <w:noProof/>
        </w:rPr>
        <w:object w:dxaOrig="9406" w:dyaOrig="2386" w14:anchorId="1C11362E">
          <v:shape id="_x0000_i1026" type="#_x0000_t75" style="width:470.05pt;height:119.3pt" o:ole="">
            <v:imagedata r:id="rId68" o:title=""/>
          </v:shape>
          <o:OLEObject Type="Embed" ProgID="Word.OpenDocumentText.12" ShapeID="_x0000_i1026" DrawAspect="Content" ObjectID="_1764241576" r:id="rId69"/>
        </w:object>
      </w:r>
      <w:r w:rsidR="00891519">
        <w:t xml:space="preserve">Le but de ce test est de simuler le cas où il faut passer une fois dans la boucle. </w:t>
      </w:r>
      <w:r w:rsidR="00891519" w:rsidRPr="00891519">
        <w:rPr>
          <w:u w:val="single"/>
        </w:rPr>
        <w:t>Résultat du test : Réussi.</w:t>
      </w:r>
    </w:p>
    <w:p w14:paraId="495F6213" w14:textId="1AEFF124" w:rsidR="00891519" w:rsidRDefault="00891519" w:rsidP="00891519">
      <w:pPr>
        <w:pStyle w:val="Titre3"/>
        <w:rPr>
          <w:lang w:val="en-US"/>
        </w:rPr>
      </w:pPr>
      <w:bookmarkStart w:id="11" w:name="_Toc152503853"/>
      <w:r w:rsidRPr="00891519">
        <w:rPr>
          <w:lang w:val="en-US"/>
        </w:rPr>
        <w:lastRenderedPageBreak/>
        <w:t>2.3 -Tests no.</w:t>
      </w:r>
      <w:r>
        <w:rPr>
          <w:lang w:val="en-US"/>
        </w:rPr>
        <w:t>3</w:t>
      </w:r>
      <w:bookmarkEnd w:id="11"/>
    </w:p>
    <w:p w14:paraId="39FA8797" w14:textId="1186DF0F" w:rsidR="00891519" w:rsidRPr="00E05CF5" w:rsidRDefault="004B0EA7" w:rsidP="00F34C89">
      <w:pPr>
        <w:jc w:val="both"/>
        <w:rPr>
          <w:lang w:val="en-US"/>
        </w:rPr>
      </w:pPr>
      <w:r>
        <w:rPr>
          <w:noProof/>
          <w:lang w:val="en-US"/>
          <w14:ligatures w14:val="standardContextual"/>
        </w:rPr>
        <mc:AlternateContent>
          <mc:Choice Requires="wpi">
            <w:drawing>
              <wp:anchor distT="0" distB="0" distL="114300" distR="114300" simplePos="0" relativeHeight="251786240" behindDoc="0" locked="0" layoutInCell="1" allowOverlap="1" wp14:anchorId="7E280355" wp14:editId="2FC37121">
                <wp:simplePos x="0" y="0"/>
                <wp:positionH relativeFrom="column">
                  <wp:posOffset>-158658</wp:posOffset>
                </wp:positionH>
                <wp:positionV relativeFrom="paragraph">
                  <wp:posOffset>465547</wp:posOffset>
                </wp:positionV>
                <wp:extent cx="317160" cy="392040"/>
                <wp:effectExtent l="38100" t="38100" r="38735" b="40005"/>
                <wp:wrapNone/>
                <wp:docPr id="106438594" name="Encre 106438594"/>
                <wp:cNvGraphicFramePr/>
                <a:graphic xmlns:a="http://schemas.openxmlformats.org/drawingml/2006/main">
                  <a:graphicData uri="http://schemas.microsoft.com/office/word/2010/wordprocessingInk">
                    <w14:contentPart bwMode="auto" r:id="rId70">
                      <w14:nvContentPartPr>
                        <w14:cNvContentPartPr/>
                      </w14:nvContentPartPr>
                      <w14:xfrm>
                        <a:off x="0" y="0"/>
                        <a:ext cx="317160" cy="392040"/>
                      </w14:xfrm>
                    </w14:contentPart>
                  </a:graphicData>
                </a:graphic>
              </wp:anchor>
            </w:drawing>
          </mc:Choice>
          <mc:Fallback>
            <w:pict>
              <v:shape w14:anchorId="55ED051A" id="Encre 106438594" o:spid="_x0000_s1026" type="#_x0000_t75" style="position:absolute;margin-left:-13.7pt;margin-top:35.45pt;width:27.35pt;height:33.2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">
                <v:imagedata r:id="rId71" o:title=""/>
              </v:shape>
            </w:pict>
          </mc:Fallback>
        </mc:AlternateContent>
      </w:r>
      <w:bookmarkStart w:id="12" w:name="_MON_1763114197"/>
      <w:bookmarkEnd w:id="12"/>
      <w:r w:rsidR="00DC3DB9">
        <w:rPr>
          <w:noProof/>
          <w:lang w:val="en-US"/>
        </w:rPr>
      </w:r>
      <w:r w:rsidR="00DC3DB9">
        <w:rPr>
          <w:noProof/>
          <w:lang w:val="en-US"/>
        </w:rPr>
        <w:object w:dxaOrig="9406" w:dyaOrig="2386" w14:anchorId="78C693BA">
          <v:shape id="_x0000_i1027" type="#_x0000_t75" style="width:470.05pt;height:119.3pt" o:ole="">
            <v:imagedata r:id="rId72" o:title=""/>
          </v:shape>
          <o:OLEObject Type="Embed" ProgID="Word.OpenDocumentText.12" ShapeID="_x0000_i1027" DrawAspect="Content" ObjectID="_1764241577" r:id="rId73"/>
        </w:object>
      </w:r>
      <w:r w:rsidR="00891519">
        <w:t xml:space="preserve">Le but de ce test est de simuler le cas où </w:t>
      </w:r>
      <w:r w:rsidR="000F6056">
        <w:t xml:space="preserve">le tableau possède plus qu’un élément et qu’il est déjà trié. Le but est donc de se rendre jusqu’à la comparaison de deux éléments et sortir puisqu’ils sont dans le bon ordre. </w:t>
      </w:r>
      <w:r w:rsidR="00891519" w:rsidRPr="00891519">
        <w:rPr>
          <w:u w:val="single"/>
        </w:rPr>
        <w:t xml:space="preserve">Résultat du test : </w:t>
      </w:r>
      <w:r w:rsidR="000F6056">
        <w:rPr>
          <w:u w:val="single"/>
        </w:rPr>
        <w:t>Échec</w:t>
      </w:r>
      <w:r w:rsidR="00891519" w:rsidRPr="00891519">
        <w:rPr>
          <w:u w:val="single"/>
        </w:rPr>
        <w:t>.</w:t>
      </w:r>
    </w:p>
    <w:p w14:paraId="56F8C9C8" w14:textId="3BBB3D11" w:rsidR="00891519" w:rsidRDefault="00891519" w:rsidP="00891519">
      <w:pPr>
        <w:pStyle w:val="Titre3"/>
      </w:pPr>
      <w:bookmarkStart w:id="13" w:name="_Toc152503854"/>
      <w:r w:rsidRPr="000F6056">
        <w:t>2.3 -Tests no.4</w:t>
      </w:r>
      <w:bookmarkEnd w:id="13"/>
    </w:p>
    <w:p w14:paraId="56B026EF" w14:textId="2BCECF69" w:rsidR="000F6056" w:rsidRDefault="004B0EA7" w:rsidP="00F34C89">
      <w:pPr>
        <w:jc w:val="both"/>
        <w:rPr>
          <w:u w:val="single"/>
        </w:rPr>
      </w:pPr>
      <w:r>
        <w:rPr>
          <w:noProof/>
          <w14:ligatures w14:val="standardContextual"/>
        </w:rPr>
        <mc:AlternateContent>
          <mc:Choice Requires="wpi">
            <w:drawing>
              <wp:anchor distT="0" distB="0" distL="114300" distR="114300" simplePos="0" relativeHeight="251787264" behindDoc="0" locked="0" layoutInCell="1" allowOverlap="1" wp14:anchorId="37F7A911" wp14:editId="3956653E">
                <wp:simplePos x="0" y="0"/>
                <wp:positionH relativeFrom="column">
                  <wp:posOffset>-286098</wp:posOffset>
                </wp:positionH>
                <wp:positionV relativeFrom="paragraph">
                  <wp:posOffset>654091</wp:posOffset>
                </wp:positionV>
                <wp:extent cx="216000" cy="462600"/>
                <wp:effectExtent l="38100" t="38100" r="38100" b="33020"/>
                <wp:wrapNone/>
                <wp:docPr id="106438595" name="Encre 106438595"/>
                <wp:cNvGraphicFramePr/>
                <a:graphic xmlns:a="http://schemas.openxmlformats.org/drawingml/2006/main">
                  <a:graphicData uri="http://schemas.microsoft.com/office/word/2010/wordprocessingInk">
                    <w14:contentPart bwMode="auto" r:id="rId74">
                      <w14:nvContentPartPr>
                        <w14:cNvContentPartPr/>
                      </w14:nvContentPartPr>
                      <w14:xfrm>
                        <a:off x="0" y="0"/>
                        <a:ext cx="216000" cy="462600"/>
                      </w14:xfrm>
                    </w14:contentPart>
                  </a:graphicData>
                </a:graphic>
              </wp:anchor>
            </w:drawing>
          </mc:Choice>
          <mc:Fallback>
            <w:pict>
              <v:shape w14:anchorId="170E137D" id="Encre 106438595" o:spid="_x0000_s1026" type="#_x0000_t75" style="position:absolute;margin-left:-23.75pt;margin-top:50.3pt;width:19.4pt;height:38.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">
                <v:imagedata r:id="rId75" o:title=""/>
              </v:shape>
            </w:pict>
          </mc:Fallback>
        </mc:AlternateContent>
      </w:r>
      <w:bookmarkStart w:id="14" w:name="_MON_1763114244"/>
      <w:bookmarkEnd w:id="14"/>
      <w:r w:rsidR="00DC3DB9">
        <w:rPr>
          <w:noProof/>
        </w:rPr>
      </w:r>
      <w:r w:rsidR="00DC3DB9">
        <w:rPr>
          <w:noProof/>
        </w:rPr>
        <w:object w:dxaOrig="9406" w:dyaOrig="2650" w14:anchorId="026C42F5">
          <v:shape id="_x0000_i1028" type="#_x0000_t75" style="width:470.05pt;height:132.7pt" o:ole="">
            <v:imagedata r:id="rId76" o:title=""/>
          </v:shape>
          <o:OLEObject Type="Embed" ProgID="Word.OpenDocumentText.12" ShapeID="_x0000_i1028" DrawAspect="Content" ObjectID="_1764241578" r:id="rId77"/>
        </w:object>
      </w:r>
      <w:r w:rsidR="000F6056">
        <w:t xml:space="preserve">Le but de ce test est de simuler le cas où le tableau possède plus qu’un élément et qu’il n’est pas trié. Le but est donc de se rendre jusqu’à la comparaison de deux éléments et d’inverser ces deux mêmes éléments. </w:t>
      </w:r>
      <w:r w:rsidR="000F6056" w:rsidRPr="00891519">
        <w:rPr>
          <w:u w:val="single"/>
        </w:rPr>
        <w:t xml:space="preserve">Résultat du test : </w:t>
      </w:r>
      <w:r w:rsidR="000F6056">
        <w:rPr>
          <w:u w:val="single"/>
        </w:rPr>
        <w:t>Échec</w:t>
      </w:r>
      <w:r w:rsidR="000F6056" w:rsidRPr="00891519">
        <w:rPr>
          <w:u w:val="single"/>
        </w:rPr>
        <w:t>.</w:t>
      </w:r>
    </w:p>
    <w:p w14:paraId="321A3B89" w14:textId="6199BED3" w:rsidR="00C47819" w:rsidRDefault="00C47819" w:rsidP="000F6056">
      <w:pPr>
        <w:rPr>
          <w:u w:val="single"/>
        </w:rPr>
      </w:pPr>
    </w:p>
    <w:p w14:paraId="305A816D" w14:textId="132CADC4" w:rsidR="00C47819" w:rsidRDefault="004B0EA7" w:rsidP="00C47819">
      <w:pPr>
        <w:pStyle w:val="Titre3"/>
      </w:pPr>
      <w:bookmarkStart w:id="15" w:name="_Toc152503855"/>
      <w:r>
        <w:rPr>
          <w:noProof/>
          <w14:ligatures w14:val="standardContextual"/>
        </w:rPr>
        <mc:AlternateContent>
          <mc:Choice Requires="wpi">
            <w:drawing>
              <wp:anchor distT="0" distB="0" distL="114300" distR="114300" simplePos="0" relativeHeight="251795456" behindDoc="0" locked="0" layoutInCell="1" allowOverlap="1" wp14:anchorId="1414FB0E" wp14:editId="730EDF1E">
                <wp:simplePos x="0" y="0"/>
                <wp:positionH relativeFrom="column">
                  <wp:posOffset>-501015</wp:posOffset>
                </wp:positionH>
                <wp:positionV relativeFrom="paragraph">
                  <wp:posOffset>40640</wp:posOffset>
                </wp:positionV>
                <wp:extent cx="307440" cy="231775"/>
                <wp:effectExtent l="38100" t="38100" r="35560" b="34925"/>
                <wp:wrapNone/>
                <wp:docPr id="106438603" name="Encre 106438603"/>
                <wp:cNvGraphicFramePr/>
                <a:graphic xmlns:a="http://schemas.openxmlformats.org/drawingml/2006/main">
                  <a:graphicData uri="http://schemas.microsoft.com/office/word/2010/wordprocessingInk">
                    <w14:contentPart bwMode="auto" r:id="rId78">
                      <w14:nvContentPartPr>
                        <w14:cNvContentPartPr/>
                      </w14:nvContentPartPr>
                      <w14:xfrm>
                        <a:off x="0" y="0"/>
                        <a:ext cx="307440" cy="231775"/>
                      </w14:xfrm>
                    </w14:contentPart>
                  </a:graphicData>
                </a:graphic>
              </wp:anchor>
            </w:drawing>
          </mc:Choice>
          <mc:Fallback>
            <w:pict>
              <v:shape w14:anchorId="4BE399A1" id="Encre 106438603" o:spid="_x0000_s1026" type="#_x0000_t75" style="position:absolute;margin-left:-40.65pt;margin-top:2pt;width:26.6pt;height:20.6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">
                <v:imagedata r:id="rId79" o:title=""/>
              </v:shape>
            </w:pict>
          </mc:Fallback>
        </mc:AlternateContent>
      </w:r>
      <w:r w:rsidR="00C47819" w:rsidRPr="000F6056">
        <w:t>2.3 -</w:t>
      </w:r>
      <w:r w:rsidR="00C47819">
        <w:t>Résultats des tests</w:t>
      </w:r>
      <w:bookmarkEnd w:id="15"/>
    </w:p>
    <w:p w14:paraId="7A191C2A" w14:textId="77777777" w:rsidR="00C47819" w:rsidRDefault="00C47819" w:rsidP="000F6056">
      <w:pPr>
        <w:rPr>
          <w:u w:val="single"/>
        </w:rPr>
      </w:pPr>
    </w:p>
    <w:p w14:paraId="3587DF32" w14:textId="7F507730" w:rsidR="00C47819" w:rsidRPr="00E05CF5" w:rsidRDefault="004B0EA7" w:rsidP="000F6056">
      <w:r>
        <w:rPr>
          <w:noProof/>
          <w14:ligatures w14:val="standardContextual"/>
        </w:rPr>
        <mc:AlternateContent>
          <mc:Choice Requires="wpi">
            <w:drawing>
              <wp:anchor distT="0" distB="0" distL="114300" distR="114300" simplePos="0" relativeHeight="251792384" behindDoc="0" locked="0" layoutInCell="1" allowOverlap="1" wp14:anchorId="4CF95F74" wp14:editId="0DE43BDA">
                <wp:simplePos x="0" y="0"/>
                <wp:positionH relativeFrom="column">
                  <wp:posOffset>-364218</wp:posOffset>
                </wp:positionH>
                <wp:positionV relativeFrom="paragraph">
                  <wp:posOffset>362417</wp:posOffset>
                </wp:positionV>
                <wp:extent cx="183240" cy="228600"/>
                <wp:effectExtent l="38100" t="38100" r="33020" b="38100"/>
                <wp:wrapNone/>
                <wp:docPr id="106438600" name="Encre 106438600"/>
                <wp:cNvGraphicFramePr/>
                <a:graphic xmlns:a="http://schemas.openxmlformats.org/drawingml/2006/main">
                  <a:graphicData uri="http://schemas.microsoft.com/office/word/2010/wordprocessingInk">
                    <w14:contentPart bwMode="auto" r:id="rId80">
                      <w14:nvContentPartPr>
                        <w14:cNvContentPartPr/>
                      </w14:nvContentPartPr>
                      <w14:xfrm>
                        <a:off x="0" y="0"/>
                        <a:ext cx="183240" cy="228600"/>
                      </w14:xfrm>
                    </w14:contentPart>
                  </a:graphicData>
                </a:graphic>
              </wp:anchor>
            </w:drawing>
          </mc:Choice>
          <mc:Fallback>
            <w:pict>
              <v:shape w14:anchorId="6A06AD51" id="Encre 106438600" o:spid="_x0000_s1026" type="#_x0000_t75" style="position:absolute;margin-left:-29.9pt;margin-top:27.35pt;width:16.85pt;height:20.4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">
                <v:imagedata r:id="rId81" o:title=""/>
              </v:shape>
            </w:pict>
          </mc:Fallback>
        </mc:AlternateContent>
      </w:r>
      <w:r w:rsidR="00C47819">
        <w:rPr>
          <w:noProof/>
          <w14:ligatures w14:val="standardContextual"/>
        </w:rPr>
        <w:drawing>
          <wp:inline distT="0" distB="0" distL="0" distR="0" wp14:anchorId="2B906C8B" wp14:editId="788D6A75">
            <wp:extent cx="5972810" cy="1177330"/>
            <wp:effectExtent l="0" t="0" r="8890" b="3810"/>
            <wp:docPr id="106438651" name="Image 106438651" descr="Une image contenant texte, logiciel, Logiciel multimédia, Logiciel d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5581" name="Image 3" descr="Une image contenant texte, logiciel, Logiciel multimédia, Logiciel de graphisme&#10;&#10;Description générée automatiquement"/>
                    <pic:cNvPicPr/>
                  </pic:nvPicPr>
                  <pic:blipFill>
                    <a:blip r:embed="rId82">
                      <a:extLst>
                        <a:ext uri="{28A0092B-C50C-407E-A947-70E740481C1C}">
                          <a14:useLocalDpi xmlns:a14="http://schemas.microsoft.com/office/drawing/2010/main" val="0"/>
                        </a:ext>
                      </a:extLst>
                    </a:blip>
                    <a:stretch>
                      <a:fillRect/>
                    </a:stretch>
                  </pic:blipFill>
                  <pic:spPr>
                    <a:xfrm>
                      <a:off x="0" y="0"/>
                      <a:ext cx="5972810" cy="1177330"/>
                    </a:xfrm>
                    <a:prstGeom prst="rect">
                      <a:avLst/>
                    </a:prstGeom>
                  </pic:spPr>
                </pic:pic>
              </a:graphicData>
            </a:graphic>
          </wp:inline>
        </w:drawing>
      </w:r>
    </w:p>
    <w:p w14:paraId="10620F6B" w14:textId="77777777" w:rsidR="006F410F" w:rsidRPr="000F6056" w:rsidRDefault="006F410F" w:rsidP="0051055B">
      <w:pPr>
        <w:rPr>
          <w:rFonts w:asciiTheme="majorHAnsi" w:hAnsiTheme="majorHAnsi" w:cstheme="majorBidi"/>
        </w:rPr>
      </w:pPr>
    </w:p>
    <w:p w14:paraId="3B2B7608" w14:textId="7D172CE6" w:rsidR="0051055B" w:rsidRPr="009309AD" w:rsidRDefault="0051055B" w:rsidP="0051055B">
      <w:pPr>
        <w:pStyle w:val="Titre1"/>
      </w:pPr>
      <w:bookmarkStart w:id="16" w:name="_Toc152503856"/>
      <w:r>
        <w:t xml:space="preserve">Question 2.4 – </w:t>
      </w:r>
      <w:r w:rsidR="00F051E7">
        <w:t>Tests de régression</w:t>
      </w:r>
      <w:bookmarkEnd w:id="16"/>
    </w:p>
    <w:p w14:paraId="1A7D30BC" w14:textId="77777777" w:rsidR="0051055B" w:rsidRDefault="0051055B" w:rsidP="0051055B"/>
    <w:p w14:paraId="4FC351DF" w14:textId="48C65DDC" w:rsidR="0051055B" w:rsidRPr="00CD4586" w:rsidRDefault="001C7FF6" w:rsidP="00CD4586">
      <w:pPr>
        <w:pStyle w:val="Titre2"/>
      </w:pPr>
      <w:bookmarkStart w:id="17" w:name="_Toc152503857"/>
      <w:r>
        <w:rPr>
          <w:noProof/>
          <w14:ligatures w14:val="standardContextual"/>
        </w:rPr>
        <w:lastRenderedPageBreak/>
        <mc:AlternateContent>
          <mc:Choice Requires="wpi">
            <w:drawing>
              <wp:anchor distT="0" distB="0" distL="114300" distR="114300" simplePos="0" relativeHeight="251800576" behindDoc="0" locked="0" layoutInCell="1" allowOverlap="1" wp14:anchorId="13CA2816" wp14:editId="49B836BB">
                <wp:simplePos x="0" y="0"/>
                <wp:positionH relativeFrom="column">
                  <wp:posOffset>-657860</wp:posOffset>
                </wp:positionH>
                <wp:positionV relativeFrom="paragraph">
                  <wp:posOffset>112395</wp:posOffset>
                </wp:positionV>
                <wp:extent cx="180000" cy="137160"/>
                <wp:effectExtent l="38100" t="38100" r="36195" b="40640"/>
                <wp:wrapNone/>
                <wp:docPr id="106438608" name="Encre 106438608"/>
                <wp:cNvGraphicFramePr/>
                <a:graphic xmlns:a="http://schemas.openxmlformats.org/drawingml/2006/main">
                  <a:graphicData uri="http://schemas.microsoft.com/office/word/2010/wordprocessingInk">
                    <w14:contentPart bwMode="auto" r:id="rId83">
                      <w14:nvContentPartPr>
                        <w14:cNvContentPartPr/>
                      </w14:nvContentPartPr>
                      <w14:xfrm>
                        <a:off x="0" y="0"/>
                        <a:ext cx="180000" cy="137160"/>
                      </w14:xfrm>
                    </w14:contentPart>
                  </a:graphicData>
                </a:graphic>
              </wp:anchor>
            </w:drawing>
          </mc:Choice>
          <mc:Fallback>
            <w:pict>
              <v:shape w14:anchorId="3133902E" id="Encre 106438608" o:spid="_x0000_s1026" type="#_x0000_t75" style="position:absolute;margin-left:-53pt;margin-top:7.65pt;width:16.55pt;height:13.2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">
                <v:imagedata r:id="rId84" o:title=""/>
              </v:shape>
            </w:pict>
          </mc:Fallback>
        </mc:AlternateContent>
      </w:r>
      <w:r w:rsidR="0051055B" w:rsidRPr="00CD4586">
        <w:t>2.</w:t>
      </w:r>
      <w:r w:rsidR="00F051E7" w:rsidRPr="00CD4586">
        <w:t>4</w:t>
      </w:r>
      <w:r w:rsidR="0051055B" w:rsidRPr="00CD4586">
        <w:t xml:space="preserve"> – </w:t>
      </w:r>
      <w:r w:rsidR="00CD4586" w:rsidRPr="00CD4586">
        <w:t>Dans le cas où un de vos cas de test de la question 2.3 échoue, expliquez l’origine de l’erreur.</w:t>
      </w:r>
      <w:bookmarkEnd w:id="17"/>
    </w:p>
    <w:p w14:paraId="66527D6D" w14:textId="0EE7BF22" w:rsidR="00891519" w:rsidRDefault="002A7425" w:rsidP="00F34C89">
      <w:pPr>
        <w:jc w:val="both"/>
        <w:rPr>
          <w:rFonts w:asciiTheme="majorHAnsi" w:hAnsiTheme="majorHAnsi" w:cstheme="majorBidi"/>
        </w:rPr>
      </w:pPr>
      <w:r>
        <w:rPr>
          <w:noProof/>
          <w14:ligatures w14:val="standardContextual"/>
        </w:rPr>
        <mc:AlternateContent>
          <mc:Choice Requires="wpi">
            <w:drawing>
              <wp:anchor distT="0" distB="0" distL="114300" distR="114300" simplePos="0" relativeHeight="251796480" behindDoc="0" locked="0" layoutInCell="1" allowOverlap="1" wp14:anchorId="6B9C37F7" wp14:editId="1ED478CC">
                <wp:simplePos x="0" y="0"/>
                <wp:positionH relativeFrom="column">
                  <wp:posOffset>-348018</wp:posOffset>
                </wp:positionH>
                <wp:positionV relativeFrom="paragraph">
                  <wp:posOffset>12390</wp:posOffset>
                </wp:positionV>
                <wp:extent cx="205920" cy="443160"/>
                <wp:effectExtent l="38100" t="38100" r="35560" b="40005"/>
                <wp:wrapNone/>
                <wp:docPr id="106438604" name="Encre 106438604"/>
                <wp:cNvGraphicFramePr/>
                <a:graphic xmlns:a="http://schemas.openxmlformats.org/drawingml/2006/main">
                  <a:graphicData uri="http://schemas.microsoft.com/office/word/2010/wordprocessingInk">
                    <w14:contentPart bwMode="auto" r:id="rId85">
                      <w14:nvContentPartPr>
                        <w14:cNvContentPartPr/>
                      </w14:nvContentPartPr>
                      <w14:xfrm>
                        <a:off x="0" y="0"/>
                        <a:ext cx="205920" cy="443160"/>
                      </w14:xfrm>
                    </w14:contentPart>
                  </a:graphicData>
                </a:graphic>
              </wp:anchor>
            </w:drawing>
          </mc:Choice>
          <mc:Fallback>
            <w:pict>
              <v:shape w14:anchorId="152C1337" id="Encre 106438604" o:spid="_x0000_s1026" type="#_x0000_t75" style="position:absolute;margin-left:-28.6pt;margin-top:-.2pt;width:18.6pt;height:37.3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">
                <v:imagedata r:id="rId86" o:title=""/>
              </v:shape>
            </w:pict>
          </mc:Fallback>
        </mc:AlternateContent>
      </w:r>
      <w:r w:rsidR="00891519">
        <w:t>Selon l’image de la section 2.3</w:t>
      </w:r>
      <w:r w:rsidR="00891519" w:rsidRPr="006F410F">
        <w:t xml:space="preserve">, il est possible de voir que les tests 1 et 2 ont réussi, alors que les tests 3 et 4 ont échoués. La raison de cet échec est la suivante : </w:t>
      </w:r>
      <w:r w:rsidR="00891519" w:rsidRPr="006F410F">
        <w:rPr>
          <w:b/>
          <w:bCs/>
        </w:rPr>
        <w:t>"Index was outside the bounds of the array"</w:t>
      </w:r>
      <w:r w:rsidR="00891519">
        <w:rPr>
          <w:b/>
          <w:bCs/>
        </w:rPr>
        <w:t xml:space="preserve">, </w:t>
      </w:r>
      <w:r w:rsidR="00891519" w:rsidRPr="006F410F">
        <w:rPr>
          <w:rFonts w:cstheme="minorHAnsi"/>
        </w:rPr>
        <w:t xml:space="preserve">donc </w:t>
      </w:r>
      <w:r w:rsidR="00891519">
        <w:rPr>
          <w:rFonts w:cstheme="minorHAnsi"/>
        </w:rPr>
        <w:t>il y a un dépassement</w:t>
      </w:r>
      <w:r w:rsidR="00891519" w:rsidRPr="006F410F">
        <w:rPr>
          <w:rFonts w:cstheme="minorHAnsi"/>
        </w:rPr>
        <w:t xml:space="preserve"> </w:t>
      </w:r>
      <w:r w:rsidR="00891519">
        <w:rPr>
          <w:rFonts w:cstheme="minorHAnsi"/>
        </w:rPr>
        <w:t>d</w:t>
      </w:r>
      <w:r w:rsidR="00891519" w:rsidRPr="006F410F">
        <w:rPr>
          <w:rFonts w:cstheme="minorHAnsi"/>
        </w:rPr>
        <w:t>es limites du tableau.</w:t>
      </w:r>
      <w:r w:rsidR="00891519">
        <w:rPr>
          <w:rFonts w:cstheme="minorHAnsi"/>
        </w:rPr>
        <w:t xml:space="preserve"> Nous allons donc effectuer des tests de régression afin d’identifier l’erreur et de la corriger.</w:t>
      </w:r>
    </w:p>
    <w:p w14:paraId="7624F40B" w14:textId="77777777" w:rsidR="0051055B" w:rsidRDefault="0051055B" w:rsidP="0051055B"/>
    <w:p w14:paraId="69AC81B2" w14:textId="77777777" w:rsidR="00CD4586" w:rsidRDefault="00F051E7" w:rsidP="00CD4586">
      <w:pPr>
        <w:pStyle w:val="Titre2"/>
      </w:pPr>
      <w:bookmarkStart w:id="18" w:name="_Toc152503858"/>
      <w:r w:rsidRPr="00CD4586">
        <w:t xml:space="preserve">2.4 – </w:t>
      </w:r>
      <w:r w:rsidR="00CD4586">
        <w:t>Faites les tests de régression et donnez une image des écrans des résultats des tests.</w:t>
      </w:r>
      <w:bookmarkEnd w:id="18"/>
    </w:p>
    <w:p w14:paraId="39D2FF09" w14:textId="00276DCC" w:rsidR="001A2DE4" w:rsidRPr="001A2DE4" w:rsidRDefault="002A7425" w:rsidP="001A2DE4">
      <w:pPr>
        <w:pStyle w:val="NormalWeb"/>
        <w:jc w:val="both"/>
        <w:rPr>
          <w:rFonts w:asciiTheme="minorHAnsi" w:hAnsiTheme="minorHAnsi" w:cstheme="minorHAnsi"/>
        </w:rPr>
      </w:pPr>
      <w:r>
        <w:rPr>
          <w:rFonts w:asciiTheme="minorHAnsi" w:hAnsiTheme="minorHAnsi" w:cstheme="minorHAnsi"/>
          <w:noProof/>
          <w14:ligatures w14:val="standardContextual"/>
        </w:rPr>
        <mc:AlternateContent>
          <mc:Choice Requires="wpi">
            <w:drawing>
              <wp:anchor distT="0" distB="0" distL="114300" distR="114300" simplePos="0" relativeHeight="251797504" behindDoc="0" locked="0" layoutInCell="1" allowOverlap="1" wp14:anchorId="03ABD96B" wp14:editId="4AB9EDEC">
                <wp:simplePos x="0" y="0"/>
                <wp:positionH relativeFrom="column">
                  <wp:posOffset>-416778</wp:posOffset>
                </wp:positionH>
                <wp:positionV relativeFrom="paragraph">
                  <wp:posOffset>547021</wp:posOffset>
                </wp:positionV>
                <wp:extent cx="268200" cy="189720"/>
                <wp:effectExtent l="38100" t="38100" r="36830" b="39370"/>
                <wp:wrapNone/>
                <wp:docPr id="106438605" name="Encre 106438605"/>
                <wp:cNvGraphicFramePr/>
                <a:graphic xmlns:a="http://schemas.openxmlformats.org/drawingml/2006/main">
                  <a:graphicData uri="http://schemas.microsoft.com/office/word/2010/wordprocessingInk">
                    <w14:contentPart bwMode="auto" r:id="rId87">
                      <w14:nvContentPartPr>
                        <w14:cNvContentPartPr/>
                      </w14:nvContentPartPr>
                      <w14:xfrm>
                        <a:off x="0" y="0"/>
                        <a:ext cx="268200" cy="189720"/>
                      </w14:xfrm>
                    </w14:contentPart>
                  </a:graphicData>
                </a:graphic>
              </wp:anchor>
            </w:drawing>
          </mc:Choice>
          <mc:Fallback>
            <w:pict>
              <v:shape w14:anchorId="7D79243C" id="Encre 106438605" o:spid="_x0000_s1026" type="#_x0000_t75" style="position:absolute;margin-left:-34pt;margin-top:41.85pt;width:23.5pt;height:17.4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">
                <v:imagedata r:id="rId88" o:title=""/>
              </v:shape>
            </w:pict>
          </mc:Fallback>
        </mc:AlternateContent>
      </w:r>
      <w:r w:rsidR="001A2DE4" w:rsidRPr="001A2DE4">
        <w:rPr>
          <w:rFonts w:asciiTheme="minorHAnsi" w:hAnsiTheme="minorHAnsi" w:cstheme="minorHAnsi"/>
        </w:rPr>
        <w:t>Lorsqu'on regarde le code</w:t>
      </w:r>
      <w:r w:rsidR="001A2DE4">
        <w:rPr>
          <w:rFonts w:asciiTheme="minorHAnsi" w:hAnsiTheme="minorHAnsi" w:cstheme="minorHAnsi"/>
        </w:rPr>
        <w:t xml:space="preserve"> fournit dans le travail</w:t>
      </w:r>
      <w:r w:rsidR="001A2DE4" w:rsidRPr="001A2DE4">
        <w:rPr>
          <w:rFonts w:asciiTheme="minorHAnsi" w:hAnsiTheme="minorHAnsi" w:cstheme="minorHAnsi"/>
        </w:rPr>
        <w:t xml:space="preserve">, on remarque ceci </w:t>
      </w:r>
      <w:r w:rsidR="001A2DE4">
        <w:rPr>
          <w:rFonts w:asciiTheme="minorHAnsi" w:hAnsiTheme="minorHAnsi" w:cstheme="minorHAnsi"/>
        </w:rPr>
        <w:t>à</w:t>
      </w:r>
      <w:r w:rsidR="001A2DE4" w:rsidRPr="001A2DE4">
        <w:rPr>
          <w:rFonts w:asciiTheme="minorHAnsi" w:hAnsiTheme="minorHAnsi" w:cstheme="minorHAnsi"/>
        </w:rPr>
        <w:t xml:space="preserve"> la ligne 15: if (t[j] &gt; t[j + 1])</w:t>
      </w:r>
      <w:r w:rsidR="001A2DE4">
        <w:rPr>
          <w:rFonts w:asciiTheme="minorHAnsi" w:hAnsiTheme="minorHAnsi" w:cstheme="minorHAnsi"/>
        </w:rPr>
        <w:t>. S</w:t>
      </w:r>
      <w:r w:rsidR="001A2DE4" w:rsidRPr="001A2DE4">
        <w:rPr>
          <w:rFonts w:asciiTheme="minorHAnsi" w:hAnsiTheme="minorHAnsi" w:cstheme="minorHAnsi"/>
        </w:rPr>
        <w:t>achant que les indices d'un tableau commencent à 0 et que</w:t>
      </w:r>
      <w:r w:rsidR="001A2DE4">
        <w:rPr>
          <w:rFonts w:asciiTheme="minorHAnsi" w:hAnsiTheme="minorHAnsi" w:cstheme="minorHAnsi"/>
        </w:rPr>
        <w:t xml:space="preserve"> la variable</w:t>
      </w:r>
      <w:r w:rsidR="001A2DE4" w:rsidRPr="001A2DE4">
        <w:rPr>
          <w:rFonts w:asciiTheme="minorHAnsi" w:hAnsiTheme="minorHAnsi" w:cstheme="minorHAnsi"/>
        </w:rPr>
        <w:t xml:space="preserve"> J </w:t>
      </w:r>
      <w:r w:rsidR="001A2DE4">
        <w:rPr>
          <w:rFonts w:asciiTheme="minorHAnsi" w:hAnsiTheme="minorHAnsi" w:cstheme="minorHAnsi"/>
        </w:rPr>
        <w:t xml:space="preserve">de la boucle for </w:t>
      </w:r>
      <w:r w:rsidR="001A2DE4" w:rsidRPr="001A2DE4">
        <w:rPr>
          <w:rFonts w:asciiTheme="minorHAnsi" w:hAnsiTheme="minorHAnsi" w:cstheme="minorHAnsi"/>
        </w:rPr>
        <w:t xml:space="preserve">commence à 1, </w:t>
      </w:r>
      <w:r w:rsidR="001A2DE4">
        <w:rPr>
          <w:rFonts w:asciiTheme="minorHAnsi" w:hAnsiTheme="minorHAnsi" w:cstheme="minorHAnsi"/>
        </w:rPr>
        <w:t xml:space="preserve">il y aura donc </w:t>
      </w:r>
      <w:r w:rsidR="001A2DE4" w:rsidRPr="001A2DE4">
        <w:rPr>
          <w:rFonts w:asciiTheme="minorHAnsi" w:hAnsiTheme="minorHAnsi" w:cstheme="minorHAnsi"/>
        </w:rPr>
        <w:t>toujours un indice</w:t>
      </w:r>
      <w:r w:rsidR="001A2DE4">
        <w:rPr>
          <w:rFonts w:asciiTheme="minorHAnsi" w:hAnsiTheme="minorHAnsi" w:cstheme="minorHAnsi"/>
        </w:rPr>
        <w:t xml:space="preserve"> j+1</w:t>
      </w:r>
      <w:r w:rsidR="001A2DE4" w:rsidRPr="001A2DE4">
        <w:rPr>
          <w:rFonts w:asciiTheme="minorHAnsi" w:hAnsiTheme="minorHAnsi" w:cstheme="minorHAnsi"/>
        </w:rPr>
        <w:t xml:space="preserve"> </w:t>
      </w:r>
      <w:r w:rsidR="001A2DE4">
        <w:rPr>
          <w:rFonts w:asciiTheme="minorHAnsi" w:hAnsiTheme="minorHAnsi" w:cstheme="minorHAnsi"/>
        </w:rPr>
        <w:t>supérieur</w:t>
      </w:r>
      <w:r w:rsidR="001A2DE4" w:rsidRPr="001A2DE4">
        <w:rPr>
          <w:rFonts w:asciiTheme="minorHAnsi" w:hAnsiTheme="minorHAnsi" w:cstheme="minorHAnsi"/>
        </w:rPr>
        <w:t xml:space="preserve"> </w:t>
      </w:r>
      <w:r w:rsidR="001A2DE4">
        <w:rPr>
          <w:rFonts w:asciiTheme="minorHAnsi" w:hAnsiTheme="minorHAnsi" w:cstheme="minorHAnsi"/>
        </w:rPr>
        <w:t>à la dernière valeur possible du tableau</w:t>
      </w:r>
      <w:r w:rsidR="001A2DE4" w:rsidRPr="001A2DE4">
        <w:rPr>
          <w:rFonts w:asciiTheme="minorHAnsi" w:hAnsiTheme="minorHAnsi" w:cstheme="minorHAnsi"/>
        </w:rPr>
        <w:t xml:space="preserve">. </w:t>
      </w:r>
      <w:r w:rsidR="001A2DE4">
        <w:rPr>
          <w:rFonts w:asciiTheme="minorHAnsi" w:hAnsiTheme="minorHAnsi" w:cstheme="minorHAnsi"/>
        </w:rPr>
        <w:t>Par exemple, si nous supposons un tableau de deux éléments, soit 12 et 2 dans cet ordre, lorsque nous arriveront au if de la ligne 15, nous obtiendrons le résultat suivant :</w:t>
      </w:r>
    </w:p>
    <w:p w14:paraId="150C2EF9" w14:textId="77777777" w:rsidR="001A2DE4" w:rsidRDefault="001A2DE4" w:rsidP="001A2DE4">
      <w:pPr>
        <w:pStyle w:val="NormalWeb"/>
        <w:numPr>
          <w:ilvl w:val="0"/>
          <w:numId w:val="4"/>
        </w:numPr>
        <w:rPr>
          <w:rFonts w:asciiTheme="minorHAnsi" w:hAnsiTheme="minorHAnsi" w:cstheme="minorHAnsi"/>
        </w:rPr>
      </w:pPr>
      <w:r w:rsidRPr="001A2DE4">
        <w:rPr>
          <w:rFonts w:asciiTheme="minorHAnsi" w:hAnsiTheme="minorHAnsi" w:cstheme="minorHAnsi"/>
        </w:rPr>
        <w:t>J= 1</w:t>
      </w:r>
    </w:p>
    <w:p w14:paraId="06839E43" w14:textId="68014DA2" w:rsidR="001A2DE4" w:rsidRPr="001A2DE4" w:rsidRDefault="001A2DE4" w:rsidP="001A2DE4">
      <w:pPr>
        <w:pStyle w:val="NormalWeb"/>
        <w:numPr>
          <w:ilvl w:val="0"/>
          <w:numId w:val="4"/>
        </w:numPr>
        <w:rPr>
          <w:rFonts w:asciiTheme="minorHAnsi" w:hAnsiTheme="minorHAnsi" w:cstheme="minorHAnsi"/>
        </w:rPr>
      </w:pPr>
      <w:r w:rsidRPr="001A2DE4">
        <w:rPr>
          <w:rFonts w:asciiTheme="minorHAnsi" w:hAnsiTheme="minorHAnsi" w:cstheme="minorHAnsi"/>
        </w:rPr>
        <w:t>si tableau[J] &gt; tableau[J+1]</w:t>
      </w:r>
    </w:p>
    <w:p w14:paraId="025B2C83" w14:textId="1BF08EFD" w:rsidR="001A2DE4" w:rsidRPr="001A2DE4" w:rsidRDefault="001A2DE4" w:rsidP="001A2DE4">
      <w:pPr>
        <w:pStyle w:val="NormalWeb"/>
        <w:numPr>
          <w:ilvl w:val="0"/>
          <w:numId w:val="4"/>
        </w:numPr>
        <w:rPr>
          <w:rFonts w:asciiTheme="minorHAnsi" w:hAnsiTheme="minorHAnsi" w:cstheme="minorHAnsi"/>
        </w:rPr>
      </w:pPr>
      <w:r>
        <w:rPr>
          <w:rFonts w:asciiTheme="minorHAnsi" w:hAnsiTheme="minorHAnsi" w:cstheme="minorHAnsi"/>
        </w:rPr>
        <w:t xml:space="preserve">si </w:t>
      </w:r>
      <w:r w:rsidRPr="001A2DE4">
        <w:rPr>
          <w:rFonts w:asciiTheme="minorHAnsi" w:hAnsiTheme="minorHAnsi" w:cstheme="minorHAnsi"/>
        </w:rPr>
        <w:t>2</w:t>
      </w:r>
      <w:r>
        <w:rPr>
          <w:rFonts w:asciiTheme="minorHAnsi" w:hAnsiTheme="minorHAnsi" w:cstheme="minorHAnsi"/>
        </w:rPr>
        <w:t xml:space="preserve"> </w:t>
      </w:r>
      <w:r w:rsidRPr="001A2DE4">
        <w:rPr>
          <w:rFonts w:asciiTheme="minorHAnsi" w:hAnsiTheme="minorHAnsi" w:cstheme="minorHAnsi"/>
        </w:rPr>
        <w:t xml:space="preserve"> &gt; ???? = </w:t>
      </w:r>
      <w:r>
        <w:rPr>
          <w:rFonts w:asciiTheme="minorHAnsi" w:hAnsiTheme="minorHAnsi" w:cstheme="minorHAnsi"/>
        </w:rPr>
        <w:t>dépassement de</w:t>
      </w:r>
      <w:r w:rsidRPr="001A2DE4">
        <w:rPr>
          <w:rFonts w:asciiTheme="minorHAnsi" w:hAnsiTheme="minorHAnsi" w:cstheme="minorHAnsi"/>
        </w:rPr>
        <w:t xml:space="preserve"> la limite du tableau.</w:t>
      </w:r>
    </w:p>
    <w:p w14:paraId="3EABF44B" w14:textId="3CC678E4" w:rsidR="001A2DE4" w:rsidRPr="001A2DE4" w:rsidRDefault="00D01283" w:rsidP="00151847">
      <w:pPr>
        <w:pStyle w:val="NormalWeb"/>
        <w:jc w:val="both"/>
        <w:rPr>
          <w:rFonts w:asciiTheme="minorHAnsi" w:hAnsiTheme="minorHAnsi" w:cstheme="minorHAnsi"/>
        </w:rPr>
      </w:pPr>
      <w:r w:rsidRPr="00D01283">
        <w:rPr>
          <w:rFonts w:asciiTheme="minorHAnsi" w:hAnsiTheme="minorHAnsi" w:cstheme="minorHAnsi"/>
          <w:u w:val="single"/>
        </w:rPr>
        <w:t>Hypothèse de solution</w:t>
      </w:r>
      <w:r w:rsidR="00EE5730">
        <w:rPr>
          <w:rFonts w:asciiTheme="minorHAnsi" w:hAnsiTheme="minorHAnsi" w:cstheme="minorHAnsi"/>
          <w:u w:val="single"/>
        </w:rPr>
        <w:t xml:space="preserve"> 1</w:t>
      </w:r>
      <w:r>
        <w:rPr>
          <w:rFonts w:asciiTheme="minorHAnsi" w:hAnsiTheme="minorHAnsi" w:cstheme="minorHAnsi"/>
        </w:rPr>
        <w:t> : Remplacer</w:t>
      </w:r>
      <w:r w:rsidR="001A2DE4" w:rsidRPr="001A2DE4">
        <w:rPr>
          <w:rFonts w:asciiTheme="minorHAnsi" w:hAnsiTheme="minorHAnsi" w:cstheme="minorHAnsi"/>
        </w:rPr>
        <w:t xml:space="preserve"> la valeur initiale</w:t>
      </w:r>
      <w:r w:rsidR="00B01970">
        <w:rPr>
          <w:rFonts w:asciiTheme="minorHAnsi" w:hAnsiTheme="minorHAnsi" w:cstheme="minorHAnsi"/>
        </w:rPr>
        <w:t xml:space="preserve"> de la variable J</w:t>
      </w:r>
      <w:r w:rsidR="001A2DE4" w:rsidRPr="001A2DE4">
        <w:rPr>
          <w:rFonts w:asciiTheme="minorHAnsi" w:hAnsiTheme="minorHAnsi" w:cstheme="minorHAnsi"/>
        </w:rPr>
        <w:t xml:space="preserve"> de la boucle précédente pour que j = 0, cela permet </w:t>
      </w:r>
      <w:r w:rsidR="00B01970">
        <w:rPr>
          <w:rFonts w:asciiTheme="minorHAnsi" w:hAnsiTheme="minorHAnsi" w:cstheme="minorHAnsi"/>
        </w:rPr>
        <w:t xml:space="preserve">ainsi </w:t>
      </w:r>
      <w:r w:rsidR="001A2DE4" w:rsidRPr="001A2DE4">
        <w:rPr>
          <w:rFonts w:asciiTheme="minorHAnsi" w:hAnsiTheme="minorHAnsi" w:cstheme="minorHAnsi"/>
        </w:rPr>
        <w:t>de pass</w:t>
      </w:r>
      <w:r w:rsidR="00B01970">
        <w:rPr>
          <w:rFonts w:asciiTheme="minorHAnsi" w:hAnsiTheme="minorHAnsi" w:cstheme="minorHAnsi"/>
        </w:rPr>
        <w:t>er</w:t>
      </w:r>
      <w:r w:rsidR="001A2DE4" w:rsidRPr="001A2DE4">
        <w:rPr>
          <w:rFonts w:asciiTheme="minorHAnsi" w:hAnsiTheme="minorHAnsi" w:cstheme="minorHAnsi"/>
        </w:rPr>
        <w:t xml:space="preserve"> sur chaque élément du tableau.</w:t>
      </w:r>
    </w:p>
    <w:p w14:paraId="396CFB92" w14:textId="1D82F133" w:rsidR="00F051E7" w:rsidRDefault="00E819E5" w:rsidP="0051055B">
      <w:r w:rsidRPr="00E819E5">
        <w:rPr>
          <w:u w:val="single"/>
        </w:rPr>
        <w:t>Résultat de l’hypothèse de solution</w:t>
      </w:r>
      <w:r w:rsidR="00EE5730">
        <w:rPr>
          <w:u w:val="single"/>
        </w:rPr>
        <w:t xml:space="preserve"> 1</w:t>
      </w:r>
      <w:r>
        <w:t> :</w:t>
      </w:r>
    </w:p>
    <w:p w14:paraId="7CAC1C15" w14:textId="2716FBA5" w:rsidR="00E819E5" w:rsidRDefault="00EE5730" w:rsidP="0051055B">
      <w:r>
        <w:rPr>
          <w:noProof/>
          <w14:ligatures w14:val="standardContextual"/>
        </w:rPr>
        <w:drawing>
          <wp:inline distT="0" distB="0" distL="0" distR="0" wp14:anchorId="37C0A0EA" wp14:editId="21158759">
            <wp:extent cx="6411987" cy="695325"/>
            <wp:effectExtent l="0" t="0" r="8255" b="0"/>
            <wp:docPr id="19071071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7173" name="Image 190710717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416167" cy="695778"/>
                    </a:xfrm>
                    <a:prstGeom prst="rect">
                      <a:avLst/>
                    </a:prstGeom>
                  </pic:spPr>
                </pic:pic>
              </a:graphicData>
            </a:graphic>
          </wp:inline>
        </w:drawing>
      </w:r>
    </w:p>
    <w:p w14:paraId="0E301F10" w14:textId="6C36205A" w:rsidR="00EE5730" w:rsidRDefault="00EE5730" w:rsidP="00151847">
      <w:pPr>
        <w:jc w:val="both"/>
      </w:pPr>
      <w:r>
        <w:t>Il est possible de voir d’après l’image ci-haut que les tests de régression ont tous échoués. Ceci est attribuable au changement de la valeur initiale de J, qui fait en sorte qu’il y a une itération de trop dans la boucle for.</w:t>
      </w:r>
    </w:p>
    <w:p w14:paraId="39DF96B1" w14:textId="3D26AD49" w:rsidR="00EE5730" w:rsidRDefault="00EE5730" w:rsidP="00151847">
      <w:pPr>
        <w:pStyle w:val="NormalWeb"/>
        <w:jc w:val="both"/>
        <w:rPr>
          <w:rFonts w:asciiTheme="minorHAnsi" w:hAnsiTheme="minorHAnsi" w:cstheme="minorHAnsi"/>
        </w:rPr>
      </w:pPr>
      <w:r w:rsidRPr="00D01283">
        <w:rPr>
          <w:rFonts w:asciiTheme="minorHAnsi" w:hAnsiTheme="minorHAnsi" w:cstheme="minorHAnsi"/>
          <w:u w:val="single"/>
        </w:rPr>
        <w:t>Hypothèse de solution</w:t>
      </w:r>
      <w:r>
        <w:rPr>
          <w:rFonts w:asciiTheme="minorHAnsi" w:hAnsiTheme="minorHAnsi" w:cstheme="minorHAnsi"/>
          <w:u w:val="single"/>
        </w:rPr>
        <w:t xml:space="preserve"> 2</w:t>
      </w:r>
      <w:r>
        <w:rPr>
          <w:rFonts w:asciiTheme="minorHAnsi" w:hAnsiTheme="minorHAnsi" w:cstheme="minorHAnsi"/>
        </w:rPr>
        <w:t> : Remplacer</w:t>
      </w:r>
      <w:r w:rsidRPr="001A2DE4">
        <w:rPr>
          <w:rFonts w:asciiTheme="minorHAnsi" w:hAnsiTheme="minorHAnsi" w:cstheme="minorHAnsi"/>
        </w:rPr>
        <w:t xml:space="preserve"> la </w:t>
      </w:r>
      <w:r>
        <w:rPr>
          <w:rFonts w:asciiTheme="minorHAnsi" w:hAnsiTheme="minorHAnsi" w:cstheme="minorHAnsi"/>
        </w:rPr>
        <w:t xml:space="preserve">condition de sortie de la boucle for, la faisant passer de J </w:t>
      </w:r>
      <w:r w:rsidRPr="00EE5730">
        <w:rPr>
          <w:rFonts w:asciiTheme="minorHAnsi" w:hAnsiTheme="minorHAnsi" w:cstheme="minorHAnsi"/>
        </w:rPr>
        <w:t>&lt;</w:t>
      </w:r>
      <w:r>
        <w:rPr>
          <w:rFonts w:asciiTheme="minorHAnsi" w:hAnsiTheme="minorHAnsi" w:cstheme="minorHAnsi"/>
        </w:rPr>
        <w:t xml:space="preserve"> n à </w:t>
      </w:r>
      <w:r w:rsidRPr="00EE5730">
        <w:rPr>
          <w:rFonts w:asciiTheme="minorHAnsi" w:hAnsiTheme="minorHAnsi" w:cstheme="minorHAnsi"/>
        </w:rPr>
        <w:t>J</w:t>
      </w:r>
      <w:r>
        <w:rPr>
          <w:rFonts w:asciiTheme="minorHAnsi" w:hAnsiTheme="minorHAnsi" w:cstheme="minorHAnsi"/>
        </w:rPr>
        <w:t xml:space="preserve"> &lt; n – 1. De cette façon, cela permet d’éviter l’itération supplémentaire.</w:t>
      </w:r>
    </w:p>
    <w:p w14:paraId="28A3BA43" w14:textId="77777777" w:rsidR="00EE5730" w:rsidRDefault="00EE5730" w:rsidP="00EE5730">
      <w:r w:rsidRPr="00E819E5">
        <w:rPr>
          <w:u w:val="single"/>
        </w:rPr>
        <w:t>Résultat de l’hypothèse de solution</w:t>
      </w:r>
      <w:r>
        <w:rPr>
          <w:u w:val="single"/>
        </w:rPr>
        <w:t xml:space="preserve"> 1</w:t>
      </w:r>
      <w:r>
        <w:t> :</w:t>
      </w:r>
    </w:p>
    <w:p w14:paraId="41F9D66C" w14:textId="14FB7AF1" w:rsidR="00EE5730" w:rsidRPr="00EE5730" w:rsidRDefault="00EE5730" w:rsidP="00EE5730">
      <w:pPr>
        <w:pStyle w:val="NormalWeb"/>
        <w:rPr>
          <w:rFonts w:asciiTheme="minorHAnsi" w:hAnsiTheme="minorHAnsi" w:cstheme="minorHAnsi"/>
        </w:rPr>
      </w:pPr>
      <w:r>
        <w:rPr>
          <w:rFonts w:asciiTheme="minorHAnsi" w:hAnsiTheme="minorHAnsi" w:cstheme="minorHAnsi"/>
          <w:noProof/>
          <w14:ligatures w14:val="standardContextual"/>
        </w:rPr>
        <w:drawing>
          <wp:inline distT="0" distB="0" distL="0" distR="0" wp14:anchorId="0EA83AC8" wp14:editId="3093474A">
            <wp:extent cx="6293663" cy="647700"/>
            <wp:effectExtent l="0" t="0" r="0" b="0"/>
            <wp:docPr id="758722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243" name="Image 75872243"/>
                    <pic:cNvPicPr/>
                  </pic:nvPicPr>
                  <pic:blipFill>
                    <a:blip r:embed="rId90">
                      <a:extLst>
                        <a:ext uri="{28A0092B-C50C-407E-A947-70E740481C1C}">
                          <a14:useLocalDpi xmlns:a14="http://schemas.microsoft.com/office/drawing/2010/main" val="0"/>
                        </a:ext>
                      </a:extLst>
                    </a:blip>
                    <a:stretch>
                      <a:fillRect/>
                    </a:stretch>
                  </pic:blipFill>
                  <pic:spPr>
                    <a:xfrm>
                      <a:off x="0" y="0"/>
                      <a:ext cx="6316224" cy="650022"/>
                    </a:xfrm>
                    <a:prstGeom prst="rect">
                      <a:avLst/>
                    </a:prstGeom>
                  </pic:spPr>
                </pic:pic>
              </a:graphicData>
            </a:graphic>
          </wp:inline>
        </w:drawing>
      </w:r>
    </w:p>
    <w:p w14:paraId="24FBF44C" w14:textId="259B07F5" w:rsidR="00F051E7" w:rsidRPr="009309AD" w:rsidRDefault="003542AD" w:rsidP="00F051E7">
      <w:pPr>
        <w:pStyle w:val="Titre1"/>
      </w:pPr>
      <w:bookmarkStart w:id="19" w:name="_Toc152503859"/>
      <w:ins w:id="20" w:author="Khriss Ismail" w:date="2023-12-16T14:19:00Z">
        <w:r>
          <w:rPr>
            <w:noProof/>
            <w14:ligatures w14:val="standardContextual"/>
          </w:rPr>
          <w:lastRenderedPageBreak/>
          <mc:AlternateContent>
            <mc:Choice Requires="wpi">
              <w:drawing>
                <wp:anchor distT="0" distB="0" distL="114300" distR="114300" simplePos="0" relativeHeight="251804672" behindDoc="0" locked="0" layoutInCell="1" allowOverlap="1" wp14:anchorId="495B008E" wp14:editId="7EB195E8">
                  <wp:simplePos x="0" y="0"/>
                  <wp:positionH relativeFrom="column">
                    <wp:posOffset>-452120</wp:posOffset>
                  </wp:positionH>
                  <wp:positionV relativeFrom="paragraph">
                    <wp:posOffset>27305</wp:posOffset>
                  </wp:positionV>
                  <wp:extent cx="264845" cy="234950"/>
                  <wp:effectExtent l="38100" t="38100" r="40005" b="44450"/>
                  <wp:wrapNone/>
                  <wp:docPr id="106438612" name="Encre 106438612"/>
                  <wp:cNvGraphicFramePr/>
                  <a:graphic xmlns:a="http://schemas.openxmlformats.org/drawingml/2006/main">
                    <a:graphicData uri="http://schemas.microsoft.com/office/word/2010/wordprocessingInk">
                      <w14:contentPart bwMode="auto" r:id="rId91">
                        <w14:nvContentPartPr>
                          <w14:cNvContentPartPr/>
                        </w14:nvContentPartPr>
                        <w14:xfrm>
                          <a:off x="0" y="0"/>
                          <a:ext cx="264845" cy="234950"/>
                        </w14:xfrm>
                      </w14:contentPart>
                    </a:graphicData>
                  </a:graphic>
                </wp:anchor>
              </w:drawing>
            </mc:Choice>
            <mc:Fallback>
              <w:pict>
                <v:shape w14:anchorId="1E5DCEA8" id="Encre 106438612" o:spid="_x0000_s1026" type="#_x0000_t75" style="position:absolute;margin-left:-36.8pt;margin-top:.95pt;width:23.25pt;height:20.9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">
                  <v:imagedata r:id="rId92" o:title=""/>
                </v:shape>
              </w:pict>
            </mc:Fallback>
          </mc:AlternateContent>
        </w:r>
      </w:ins>
      <w:r w:rsidR="00F051E7">
        <w:t>Question 2.5 – Analyse de la méthode</w:t>
      </w:r>
      <w:bookmarkEnd w:id="19"/>
    </w:p>
    <w:p w14:paraId="1F64CA57" w14:textId="77777777" w:rsidR="00F051E7" w:rsidRDefault="00F051E7" w:rsidP="00F051E7"/>
    <w:p w14:paraId="78B3212D" w14:textId="2EFD23CF" w:rsidR="00F051E7" w:rsidRDefault="003542AD" w:rsidP="003F3638">
      <w:pPr>
        <w:pStyle w:val="Titre2"/>
        <w:jc w:val="both"/>
      </w:pPr>
      <w:bookmarkStart w:id="21" w:name="_Toc152503860"/>
      <w:ins w:id="22" w:author="Khriss Ismail" w:date="2023-12-16T14:19:00Z">
        <w:r>
          <w:rPr>
            <w:noProof/>
            <w14:ligatures w14:val="standardContextual"/>
          </w:rPr>
          <mc:AlternateContent>
            <mc:Choice Requires="wpi">
              <w:drawing>
                <wp:anchor distT="0" distB="0" distL="114300" distR="114300" simplePos="0" relativeHeight="251801600" behindDoc="0" locked="0" layoutInCell="1" allowOverlap="1" wp14:anchorId="40539524" wp14:editId="2CA5BA6F">
                  <wp:simplePos x="0" y="0"/>
                  <wp:positionH relativeFrom="column">
                    <wp:posOffset>-485178</wp:posOffset>
                  </wp:positionH>
                  <wp:positionV relativeFrom="paragraph">
                    <wp:posOffset>227280</wp:posOffset>
                  </wp:positionV>
                  <wp:extent cx="232200" cy="429840"/>
                  <wp:effectExtent l="38100" t="38100" r="34925" b="40640"/>
                  <wp:wrapNone/>
                  <wp:docPr id="106438609" name="Encre 106438609"/>
                  <wp:cNvGraphicFramePr/>
                  <a:graphic xmlns:a="http://schemas.openxmlformats.org/drawingml/2006/main">
                    <a:graphicData uri="http://schemas.microsoft.com/office/word/2010/wordprocessingInk">
                      <w14:contentPart bwMode="auto" r:id="rId93">
                        <w14:nvContentPartPr>
                          <w14:cNvContentPartPr/>
                        </w14:nvContentPartPr>
                        <w14:xfrm>
                          <a:off x="0" y="0"/>
                          <a:ext cx="232200" cy="429840"/>
                        </w14:xfrm>
                      </w14:contentPart>
                    </a:graphicData>
                  </a:graphic>
                </wp:anchor>
              </w:drawing>
            </mc:Choice>
            <mc:Fallback>
              <w:pict>
                <v:shape w14:anchorId="074C23A6" id="Encre 106438609" o:spid="_x0000_s1026" type="#_x0000_t75" style="position:absolute;margin-left:-39.4pt;margin-top:16.7pt;width:20.75pt;height:36.3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">
                  <v:imagedata r:id="rId94" o:title=""/>
                </v:shape>
              </w:pict>
            </mc:Fallback>
          </mc:AlternateContent>
        </w:r>
      </w:ins>
      <w:r w:rsidR="00F051E7">
        <w:t>2.</w:t>
      </w:r>
      <w:r w:rsidR="00547448">
        <w:t>5</w:t>
      </w:r>
      <w:r w:rsidR="00F051E7">
        <w:t xml:space="preserve"> – Est-il possible que votre méthode soit encore incorrecte même si tous les tests de régression ont réussi ?</w:t>
      </w:r>
      <w:r w:rsidR="003F3638">
        <w:t xml:space="preserve"> </w:t>
      </w:r>
      <w:r w:rsidR="003F3638" w:rsidRPr="00CD4586">
        <w:t>Dans le cas où vous pensez que votre méthode peut encore</w:t>
      </w:r>
      <w:r w:rsidR="003F3638">
        <w:t xml:space="preserve"> </w:t>
      </w:r>
      <w:r w:rsidR="003F3638" w:rsidRPr="00CD4586">
        <w:t>contenir des erreurs, pourquoi votre suite de tests n’a-t-elle pas pu les trouver ?</w:t>
      </w:r>
      <w:bookmarkEnd w:id="21"/>
    </w:p>
    <w:p w14:paraId="2AE1518A" w14:textId="3B1883D8" w:rsidR="00CD4586" w:rsidRDefault="00F12201" w:rsidP="00151847">
      <w:pPr>
        <w:jc w:val="both"/>
        <w:rPr>
          <w:rFonts w:eastAsiaTheme="minorEastAsia"/>
        </w:rPr>
      </w:pPr>
      <w:r>
        <w:rPr>
          <w:rFonts w:eastAsiaTheme="minorEastAsia"/>
        </w:rPr>
        <w:t>Oui, il est possible que la méthode soit incorrecte. Il faut comprendre que nos tests de régression ne vérifient qu’une portion de la méthode, soit ses différents chemins indépendants. Cependant, les causes d’erreur possible d’une méthode sont multiples et comprennent d’autres sources qu</w:t>
      </w:r>
      <w:ins w:id="23" w:author="Khriss Ismail" w:date="2023-12-16T14:19:00Z">
        <w:r w:rsidR="001C7FF6">
          <w:rPr>
            <w:rFonts w:eastAsiaTheme="minorEastAsia"/>
          </w:rPr>
          <w:t>’</w:t>
        </w:r>
      </w:ins>
      <w:del w:id="24" w:author="Khriss Ismail" w:date="2023-12-16T14:19:00Z">
        <w:r w:rsidDel="001C7FF6">
          <w:rPr>
            <w:rFonts w:eastAsiaTheme="minorEastAsia"/>
          </w:rPr>
          <w:delText xml:space="preserve">e </w:delText>
        </w:r>
      </w:del>
      <w:r>
        <w:rPr>
          <w:rFonts w:eastAsiaTheme="minorEastAsia"/>
        </w:rPr>
        <w:t xml:space="preserve">uniquement celle des chemins indépendants. Par exemple, ces tests de régression n’incluent pas la validation sur les entrées, ainsi </w:t>
      </w:r>
      <w:r w:rsidR="00151847">
        <w:rPr>
          <w:rFonts w:eastAsiaTheme="minorEastAsia"/>
        </w:rPr>
        <w:t xml:space="preserve">si un utilisateur entre un tableau de longueur 3 tout en indiquant que la longueur du tableau est de 2, le processus de tri ne s’effectuera pas complètement, ce qui peut occasionner des erreurs. Afin de régler ce problème, il faudrait ne pas se fier à l’entrée utilisateur et </w:t>
      </w:r>
      <w:r w:rsidR="00A0718D">
        <w:rPr>
          <w:rFonts w:eastAsiaTheme="minorEastAsia"/>
        </w:rPr>
        <w:t xml:space="preserve">déterminer la longueur du tableau </w:t>
      </w:r>
      <w:r w:rsidR="00151847">
        <w:rPr>
          <w:rFonts w:eastAsiaTheme="minorEastAsia"/>
        </w:rPr>
        <w:t>dans la méthode</w:t>
      </w:r>
      <w:r w:rsidR="00A0718D">
        <w:rPr>
          <w:rFonts w:eastAsiaTheme="minorEastAsia"/>
        </w:rPr>
        <w:t>.</w:t>
      </w:r>
      <w:r w:rsidR="00151847">
        <w:rPr>
          <w:rFonts w:eastAsiaTheme="minorEastAsia"/>
        </w:rPr>
        <w:t xml:space="preserve"> </w:t>
      </w:r>
    </w:p>
    <w:p w14:paraId="0B0CB6AF" w14:textId="77777777" w:rsidR="00F051E7" w:rsidRDefault="00F051E7" w:rsidP="00F051E7"/>
    <w:p w14:paraId="51B48051" w14:textId="77777777" w:rsidR="00CD4586" w:rsidRPr="00CD4586" w:rsidRDefault="00CD4586" w:rsidP="00CD4586"/>
    <w:sectPr w:rsidR="00CD4586" w:rsidRPr="00CD4586" w:rsidSect="0001186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8A5F7" w14:textId="77777777" w:rsidR="00011868" w:rsidRDefault="00011868">
      <w:pPr>
        <w:spacing w:after="0" w:line="240" w:lineRule="auto"/>
      </w:pPr>
      <w:r>
        <w:separator/>
      </w:r>
    </w:p>
  </w:endnote>
  <w:endnote w:type="continuationSeparator" w:id="0">
    <w:p w14:paraId="2138423F" w14:textId="77777777" w:rsidR="00011868" w:rsidRDefault="0001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31464"/>
      <w:docPartObj>
        <w:docPartGallery w:val="Page Numbers (Bottom of Page)"/>
        <w:docPartUnique/>
      </w:docPartObj>
    </w:sdtPr>
    <w:sdtContent>
      <w:p w14:paraId="40DE9E38" w14:textId="77777777" w:rsidR="00423123" w:rsidRDefault="00000000">
        <w:pPr>
          <w:pStyle w:val="Pieddepage"/>
          <w:jc w:val="right"/>
        </w:pPr>
        <w:r>
          <w:fldChar w:fldCharType="begin"/>
        </w:r>
        <w:r>
          <w:instrText>PAGE   \* MERGEFORMAT</w:instrText>
        </w:r>
        <w:r>
          <w:fldChar w:fldCharType="separate"/>
        </w:r>
        <w:r>
          <w:rPr>
            <w:lang w:val="fr-FR"/>
          </w:rPr>
          <w:t>2</w:t>
        </w:r>
        <w:r>
          <w:fldChar w:fldCharType="end"/>
        </w:r>
      </w:p>
    </w:sdtContent>
  </w:sdt>
  <w:p w14:paraId="3768AA1A" w14:textId="77777777" w:rsidR="00423123" w:rsidRDefault="004231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43DC9" w14:textId="77777777" w:rsidR="00011868" w:rsidRDefault="00011868">
      <w:pPr>
        <w:spacing w:after="0" w:line="240" w:lineRule="auto"/>
      </w:pPr>
      <w:r>
        <w:separator/>
      </w:r>
    </w:p>
  </w:footnote>
  <w:footnote w:type="continuationSeparator" w:id="0">
    <w:p w14:paraId="08CF578E" w14:textId="77777777" w:rsidR="00011868" w:rsidRDefault="000118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763BB"/>
    <w:multiLevelType w:val="hybridMultilevel"/>
    <w:tmpl w:val="F2A2EAB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A580FBA"/>
    <w:multiLevelType w:val="hybridMultilevel"/>
    <w:tmpl w:val="F528BC9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 w15:restartNumberingAfterBreak="0">
    <w:nsid w:val="56BA693E"/>
    <w:multiLevelType w:val="hybridMultilevel"/>
    <w:tmpl w:val="F09C4A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7CC15867"/>
    <w:multiLevelType w:val="hybridMultilevel"/>
    <w:tmpl w:val="3A369B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032605064">
    <w:abstractNumId w:val="3"/>
  </w:num>
  <w:num w:numId="2" w16cid:durableId="1201626224">
    <w:abstractNumId w:val="0"/>
  </w:num>
  <w:num w:numId="3" w16cid:durableId="843126269">
    <w:abstractNumId w:val="1"/>
  </w:num>
  <w:num w:numId="4" w16cid:durableId="1173359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hriss Ismail">
    <w15:presenceInfo w15:providerId="AD" w15:userId="S::khriis01@uqar.ca::db95829e-8667-4fc4-a708-49819303f9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D7"/>
    <w:rsid w:val="00011868"/>
    <w:rsid w:val="0009759C"/>
    <w:rsid w:val="000F6056"/>
    <w:rsid w:val="00147E90"/>
    <w:rsid w:val="00151847"/>
    <w:rsid w:val="0018498C"/>
    <w:rsid w:val="001A2DE4"/>
    <w:rsid w:val="001A4957"/>
    <w:rsid w:val="001C6007"/>
    <w:rsid w:val="001C7FF6"/>
    <w:rsid w:val="002223E3"/>
    <w:rsid w:val="00264D80"/>
    <w:rsid w:val="002A6D55"/>
    <w:rsid w:val="002A7425"/>
    <w:rsid w:val="002B3E5E"/>
    <w:rsid w:val="002C190A"/>
    <w:rsid w:val="00331DE9"/>
    <w:rsid w:val="003542AD"/>
    <w:rsid w:val="00380179"/>
    <w:rsid w:val="003975CF"/>
    <w:rsid w:val="003F3638"/>
    <w:rsid w:val="00423123"/>
    <w:rsid w:val="004238EC"/>
    <w:rsid w:val="004B0EA7"/>
    <w:rsid w:val="004D47E4"/>
    <w:rsid w:val="0051055B"/>
    <w:rsid w:val="005167D9"/>
    <w:rsid w:val="00517367"/>
    <w:rsid w:val="00547448"/>
    <w:rsid w:val="005B1156"/>
    <w:rsid w:val="005F7C3C"/>
    <w:rsid w:val="00631AD7"/>
    <w:rsid w:val="00644AFE"/>
    <w:rsid w:val="006F0F00"/>
    <w:rsid w:val="006F410F"/>
    <w:rsid w:val="006F4A57"/>
    <w:rsid w:val="007375A7"/>
    <w:rsid w:val="007706E0"/>
    <w:rsid w:val="007D024A"/>
    <w:rsid w:val="007D41F7"/>
    <w:rsid w:val="00864002"/>
    <w:rsid w:val="00865F05"/>
    <w:rsid w:val="00891519"/>
    <w:rsid w:val="008A3159"/>
    <w:rsid w:val="008B278B"/>
    <w:rsid w:val="00950864"/>
    <w:rsid w:val="009566D2"/>
    <w:rsid w:val="00970A5F"/>
    <w:rsid w:val="009F0918"/>
    <w:rsid w:val="00A0718D"/>
    <w:rsid w:val="00A11776"/>
    <w:rsid w:val="00B01970"/>
    <w:rsid w:val="00B45F8E"/>
    <w:rsid w:val="00C260CF"/>
    <w:rsid w:val="00C36F94"/>
    <w:rsid w:val="00C47819"/>
    <w:rsid w:val="00C948D9"/>
    <w:rsid w:val="00CD4586"/>
    <w:rsid w:val="00D01283"/>
    <w:rsid w:val="00D64A63"/>
    <w:rsid w:val="00D80EFD"/>
    <w:rsid w:val="00D857B6"/>
    <w:rsid w:val="00DA34D3"/>
    <w:rsid w:val="00DC3DB9"/>
    <w:rsid w:val="00DD5A85"/>
    <w:rsid w:val="00E05CF5"/>
    <w:rsid w:val="00E819E5"/>
    <w:rsid w:val="00E86609"/>
    <w:rsid w:val="00EB22C4"/>
    <w:rsid w:val="00EC73C3"/>
    <w:rsid w:val="00EE5730"/>
    <w:rsid w:val="00EF226C"/>
    <w:rsid w:val="00F051E7"/>
    <w:rsid w:val="00F12201"/>
    <w:rsid w:val="00F34C89"/>
    <w:rsid w:val="00FB0C93"/>
    <w:rsid w:val="00FE5489"/>
    <w:rsid w:val="00FF47FD"/>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C16D"/>
  <w15:chartTrackingRefBased/>
  <w15:docId w15:val="{8F14E70E-4049-4163-86EA-147DC7D60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730"/>
    <w:pPr>
      <w:spacing w:line="256" w:lineRule="auto"/>
    </w:pPr>
    <w:rPr>
      <w:kern w:val="0"/>
      <w14:ligatures w14:val="none"/>
    </w:rPr>
  </w:style>
  <w:style w:type="paragraph" w:styleId="Titre1">
    <w:name w:val="heading 1"/>
    <w:basedOn w:val="Normal"/>
    <w:next w:val="Normal"/>
    <w:link w:val="Titre1Car"/>
    <w:uiPriority w:val="9"/>
    <w:qFormat/>
    <w:rsid w:val="00D85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857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105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57B6"/>
    <w:rPr>
      <w:rFonts w:asciiTheme="majorHAnsi" w:eastAsiaTheme="majorEastAsia" w:hAnsiTheme="majorHAnsi" w:cstheme="majorBidi"/>
      <w:color w:val="2F5496" w:themeColor="accent1" w:themeShade="BF"/>
      <w:kern w:val="0"/>
      <w:sz w:val="32"/>
      <w:szCs w:val="32"/>
      <w14:ligatures w14:val="none"/>
    </w:rPr>
  </w:style>
  <w:style w:type="character" w:customStyle="1" w:styleId="Titre2Car">
    <w:name w:val="Titre 2 Car"/>
    <w:basedOn w:val="Policepardfaut"/>
    <w:link w:val="Titre2"/>
    <w:uiPriority w:val="9"/>
    <w:rsid w:val="00D857B6"/>
    <w:rPr>
      <w:rFonts w:asciiTheme="majorHAnsi" w:eastAsiaTheme="majorEastAsia" w:hAnsiTheme="majorHAnsi" w:cstheme="majorBidi"/>
      <w:color w:val="2F5496" w:themeColor="accent1" w:themeShade="BF"/>
      <w:kern w:val="0"/>
      <w:sz w:val="26"/>
      <w:szCs w:val="26"/>
      <w14:ligatures w14:val="none"/>
    </w:rPr>
  </w:style>
  <w:style w:type="character" w:customStyle="1" w:styleId="SansinterligneCar">
    <w:name w:val="Sans interligne Car"/>
    <w:basedOn w:val="Policepardfaut"/>
    <w:link w:val="Sansinterligne"/>
    <w:uiPriority w:val="99"/>
    <w:locked/>
    <w:rsid w:val="00D857B6"/>
  </w:style>
  <w:style w:type="paragraph" w:styleId="Sansinterligne">
    <w:name w:val="No Spacing"/>
    <w:link w:val="SansinterligneCar"/>
    <w:uiPriority w:val="99"/>
    <w:qFormat/>
    <w:rsid w:val="00D857B6"/>
    <w:pPr>
      <w:spacing w:after="0" w:line="240" w:lineRule="auto"/>
    </w:pPr>
  </w:style>
  <w:style w:type="paragraph" w:styleId="En-ttedetabledesmatires">
    <w:name w:val="TOC Heading"/>
    <w:basedOn w:val="Titre1"/>
    <w:next w:val="Normal"/>
    <w:uiPriority w:val="39"/>
    <w:unhideWhenUsed/>
    <w:qFormat/>
    <w:rsid w:val="00D857B6"/>
    <w:pPr>
      <w:spacing w:line="259" w:lineRule="auto"/>
      <w:outlineLvl w:val="9"/>
    </w:pPr>
    <w:rPr>
      <w:lang w:val="en-US"/>
    </w:rPr>
  </w:style>
  <w:style w:type="paragraph" w:styleId="Pieddepage">
    <w:name w:val="footer"/>
    <w:basedOn w:val="Normal"/>
    <w:link w:val="PieddepageCar"/>
    <w:uiPriority w:val="99"/>
    <w:unhideWhenUsed/>
    <w:rsid w:val="00D857B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D857B6"/>
    <w:rPr>
      <w:kern w:val="0"/>
      <w14:ligatures w14:val="none"/>
    </w:rPr>
  </w:style>
  <w:style w:type="paragraph" w:styleId="TM1">
    <w:name w:val="toc 1"/>
    <w:basedOn w:val="Normal"/>
    <w:next w:val="Normal"/>
    <w:autoRedefine/>
    <w:uiPriority w:val="39"/>
    <w:unhideWhenUsed/>
    <w:rsid w:val="00D857B6"/>
    <w:pPr>
      <w:spacing w:after="100"/>
    </w:pPr>
  </w:style>
  <w:style w:type="character" w:styleId="Hyperlien">
    <w:name w:val="Hyperlink"/>
    <w:basedOn w:val="Policepardfaut"/>
    <w:uiPriority w:val="99"/>
    <w:unhideWhenUsed/>
    <w:rsid w:val="00D857B6"/>
    <w:rPr>
      <w:color w:val="0563C1" w:themeColor="hyperlink"/>
      <w:u w:val="single"/>
    </w:rPr>
  </w:style>
  <w:style w:type="paragraph" w:styleId="TM2">
    <w:name w:val="toc 2"/>
    <w:basedOn w:val="Normal"/>
    <w:next w:val="Normal"/>
    <w:autoRedefine/>
    <w:uiPriority w:val="39"/>
    <w:unhideWhenUsed/>
    <w:rsid w:val="00D857B6"/>
    <w:pPr>
      <w:spacing w:after="100"/>
      <w:ind w:left="220"/>
    </w:pPr>
  </w:style>
  <w:style w:type="paragraph" w:styleId="Paragraphedeliste">
    <w:name w:val="List Paragraph"/>
    <w:basedOn w:val="Normal"/>
    <w:uiPriority w:val="34"/>
    <w:qFormat/>
    <w:rsid w:val="00D857B6"/>
    <w:pPr>
      <w:ind w:left="720"/>
      <w:contextualSpacing/>
    </w:pPr>
  </w:style>
  <w:style w:type="character" w:customStyle="1" w:styleId="hgkelc">
    <w:name w:val="hgkelc"/>
    <w:basedOn w:val="Policepardfaut"/>
    <w:rsid w:val="00D857B6"/>
  </w:style>
  <w:style w:type="paragraph" w:styleId="TM3">
    <w:name w:val="toc 3"/>
    <w:basedOn w:val="Normal"/>
    <w:next w:val="Normal"/>
    <w:autoRedefine/>
    <w:uiPriority w:val="39"/>
    <w:unhideWhenUsed/>
    <w:rsid w:val="00D857B6"/>
    <w:pPr>
      <w:spacing w:after="100"/>
      <w:ind w:left="440"/>
    </w:pPr>
  </w:style>
  <w:style w:type="paragraph" w:styleId="En-tte">
    <w:name w:val="header"/>
    <w:basedOn w:val="Normal"/>
    <w:link w:val="En-tteCar"/>
    <w:uiPriority w:val="99"/>
    <w:unhideWhenUsed/>
    <w:rsid w:val="00864002"/>
    <w:pPr>
      <w:tabs>
        <w:tab w:val="center" w:pos="4703"/>
        <w:tab w:val="right" w:pos="9406"/>
      </w:tabs>
      <w:spacing w:after="0" w:line="240" w:lineRule="auto"/>
    </w:pPr>
  </w:style>
  <w:style w:type="character" w:customStyle="1" w:styleId="En-tteCar">
    <w:name w:val="En-tête Car"/>
    <w:basedOn w:val="Policepardfaut"/>
    <w:link w:val="En-tte"/>
    <w:uiPriority w:val="99"/>
    <w:rsid w:val="00864002"/>
    <w:rPr>
      <w:kern w:val="0"/>
      <w14:ligatures w14:val="none"/>
    </w:rPr>
  </w:style>
  <w:style w:type="character" w:customStyle="1" w:styleId="Titre3Car">
    <w:name w:val="Titre 3 Car"/>
    <w:basedOn w:val="Policepardfaut"/>
    <w:link w:val="Titre3"/>
    <w:uiPriority w:val="9"/>
    <w:rsid w:val="0051055B"/>
    <w:rPr>
      <w:rFonts w:asciiTheme="majorHAnsi" w:eastAsiaTheme="majorEastAsia" w:hAnsiTheme="majorHAnsi" w:cstheme="majorBidi"/>
      <w:color w:val="1F3763" w:themeColor="accent1" w:themeShade="7F"/>
      <w:kern w:val="0"/>
      <w:sz w:val="24"/>
      <w:szCs w:val="24"/>
      <w14:ligatures w14:val="none"/>
    </w:rPr>
  </w:style>
  <w:style w:type="paragraph" w:customStyle="1" w:styleId="zerobody">
    <w:name w:val="zerobody"/>
    <w:basedOn w:val="Normal"/>
    <w:rsid w:val="00F051E7"/>
    <w:pPr>
      <w:tabs>
        <w:tab w:val="left" w:pos="576"/>
      </w:tabs>
      <w:overflowPunct w:val="0"/>
      <w:autoSpaceDE w:val="0"/>
      <w:autoSpaceDN w:val="0"/>
      <w:adjustRightInd w:val="0"/>
      <w:spacing w:before="20" w:after="20" w:line="240" w:lineRule="auto"/>
      <w:ind w:left="576" w:hanging="576"/>
      <w:jc w:val="both"/>
    </w:pPr>
    <w:rPr>
      <w:rFonts w:ascii="Times" w:eastAsia="Times New Roman" w:hAnsi="Times" w:cs="Times New Roman"/>
      <w:noProof/>
      <w:color w:val="000000"/>
      <w:szCs w:val="20"/>
      <w:lang w:val="en-US"/>
    </w:rPr>
  </w:style>
  <w:style w:type="paragraph" w:styleId="NormalWeb">
    <w:name w:val="Normal (Web)"/>
    <w:basedOn w:val="Normal"/>
    <w:uiPriority w:val="99"/>
    <w:semiHidden/>
    <w:unhideWhenUsed/>
    <w:rsid w:val="006F410F"/>
    <w:pPr>
      <w:spacing w:before="100" w:beforeAutospacing="1" w:after="100" w:afterAutospacing="1" w:line="240" w:lineRule="auto"/>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7203">
      <w:bodyDiv w:val="1"/>
      <w:marLeft w:val="0"/>
      <w:marRight w:val="0"/>
      <w:marTop w:val="0"/>
      <w:marBottom w:val="0"/>
      <w:divBdr>
        <w:top w:val="none" w:sz="0" w:space="0" w:color="auto"/>
        <w:left w:val="none" w:sz="0" w:space="0" w:color="auto"/>
        <w:bottom w:val="none" w:sz="0" w:space="0" w:color="auto"/>
        <w:right w:val="none" w:sz="0" w:space="0" w:color="auto"/>
      </w:divBdr>
    </w:div>
    <w:div w:id="237715329">
      <w:bodyDiv w:val="1"/>
      <w:marLeft w:val="0"/>
      <w:marRight w:val="0"/>
      <w:marTop w:val="0"/>
      <w:marBottom w:val="0"/>
      <w:divBdr>
        <w:top w:val="none" w:sz="0" w:space="0" w:color="auto"/>
        <w:left w:val="none" w:sz="0" w:space="0" w:color="auto"/>
        <w:bottom w:val="none" w:sz="0" w:space="0" w:color="auto"/>
        <w:right w:val="none" w:sz="0" w:space="0" w:color="auto"/>
      </w:divBdr>
    </w:div>
    <w:div w:id="939339790">
      <w:bodyDiv w:val="1"/>
      <w:marLeft w:val="0"/>
      <w:marRight w:val="0"/>
      <w:marTop w:val="0"/>
      <w:marBottom w:val="0"/>
      <w:divBdr>
        <w:top w:val="none" w:sz="0" w:space="0" w:color="auto"/>
        <w:left w:val="none" w:sz="0" w:space="0" w:color="auto"/>
        <w:bottom w:val="none" w:sz="0" w:space="0" w:color="auto"/>
        <w:right w:val="none" w:sz="0" w:space="0" w:color="auto"/>
      </w:divBdr>
    </w:div>
    <w:div w:id="1328704584">
      <w:bodyDiv w:val="1"/>
      <w:marLeft w:val="0"/>
      <w:marRight w:val="0"/>
      <w:marTop w:val="0"/>
      <w:marBottom w:val="0"/>
      <w:divBdr>
        <w:top w:val="none" w:sz="0" w:space="0" w:color="auto"/>
        <w:left w:val="none" w:sz="0" w:space="0" w:color="auto"/>
        <w:bottom w:val="none" w:sz="0" w:space="0" w:color="auto"/>
        <w:right w:val="none" w:sz="0" w:space="0" w:color="auto"/>
      </w:divBdr>
    </w:div>
    <w:div w:id="137153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8.xml"/><Relationship Id="rId42" Type="http://schemas.openxmlformats.org/officeDocument/2006/relationships/customXml" Target="ink/ink18.xml"/><Relationship Id="rId47" Type="http://schemas.openxmlformats.org/officeDocument/2006/relationships/customXml" Target="ink/ink20.xml"/><Relationship Id="rId63" Type="http://schemas.openxmlformats.org/officeDocument/2006/relationships/image" Target="media/image29.png"/><Relationship Id="rId68" Type="http://schemas.openxmlformats.org/officeDocument/2006/relationships/image" Target="media/image32.emf"/><Relationship Id="rId84" Type="http://schemas.openxmlformats.org/officeDocument/2006/relationships/image" Target="media/image40.png"/><Relationship Id="rId89" Type="http://schemas.openxmlformats.org/officeDocument/2006/relationships/image" Target="media/image43.png"/><Relationship Id="rId16" Type="http://schemas.openxmlformats.org/officeDocument/2006/relationships/image" Target="media/image5.png"/><Relationship Id="rId11" Type="http://schemas.openxmlformats.org/officeDocument/2006/relationships/customXml" Target="ink/ink3.xml"/><Relationship Id="rId32" Type="http://schemas.openxmlformats.org/officeDocument/2006/relationships/image" Target="media/image13.png"/><Relationship Id="rId37" Type="http://schemas.openxmlformats.org/officeDocument/2006/relationships/customXml" Target="ink/ink16.xml"/><Relationship Id="rId53" Type="http://schemas.openxmlformats.org/officeDocument/2006/relationships/customXml" Target="ink/ink23.xml"/><Relationship Id="rId58" Type="http://schemas.openxmlformats.org/officeDocument/2006/relationships/customXml" Target="ink/ink25.xml"/><Relationship Id="rId74" Type="http://schemas.openxmlformats.org/officeDocument/2006/relationships/customXml" Target="ink/ink30.xml"/><Relationship Id="rId79" Type="http://schemas.openxmlformats.org/officeDocument/2006/relationships/image" Target="media/image37.png"/><Relationship Id="rId5" Type="http://schemas.openxmlformats.org/officeDocument/2006/relationships/footnotes" Target="footnotes.xml"/><Relationship Id="rId90" Type="http://schemas.openxmlformats.org/officeDocument/2006/relationships/image" Target="media/image44.png"/><Relationship Id="rId95" Type="http://schemas.openxmlformats.org/officeDocument/2006/relationships/fontTable" Target="fontTable.xml"/><Relationship Id="rId22" Type="http://schemas.openxmlformats.org/officeDocument/2006/relationships/image" Target="media/image8.png"/><Relationship Id="rId27" Type="http://schemas.openxmlformats.org/officeDocument/2006/relationships/customXml" Target="ink/ink11.xml"/><Relationship Id="rId43" Type="http://schemas.openxmlformats.org/officeDocument/2006/relationships/image" Target="media/image18.png"/><Relationship Id="rId48" Type="http://schemas.openxmlformats.org/officeDocument/2006/relationships/image" Target="media/image21.png"/><Relationship Id="rId64" Type="http://schemas.openxmlformats.org/officeDocument/2006/relationships/image" Target="media/image30.emf"/><Relationship Id="rId69" Type="http://schemas.openxmlformats.org/officeDocument/2006/relationships/oleObject" Target="embeddings/oleObject2.bin"/><Relationship Id="rId80" Type="http://schemas.openxmlformats.org/officeDocument/2006/relationships/customXml" Target="ink/ink32.xml"/><Relationship Id="rId85" Type="http://schemas.openxmlformats.org/officeDocument/2006/relationships/customXml" Target="ink/ink34.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6.png"/><Relationship Id="rId46" Type="http://schemas.openxmlformats.org/officeDocument/2006/relationships/image" Target="media/image20.jpg"/><Relationship Id="rId59" Type="http://schemas.openxmlformats.org/officeDocument/2006/relationships/image" Target="media/image27.png"/><Relationship Id="rId67"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customXml" Target="ink/ink27.xml"/><Relationship Id="rId70" Type="http://schemas.openxmlformats.org/officeDocument/2006/relationships/customXml" Target="ink/ink29.xml"/><Relationship Id="rId75" Type="http://schemas.openxmlformats.org/officeDocument/2006/relationships/image" Target="media/image35.png"/><Relationship Id="rId83" Type="http://schemas.openxmlformats.org/officeDocument/2006/relationships/customXml" Target="ink/ink33.xml"/><Relationship Id="rId88" Type="http://schemas.openxmlformats.org/officeDocument/2006/relationships/image" Target="media/image42.png"/><Relationship Id="rId91" Type="http://schemas.openxmlformats.org/officeDocument/2006/relationships/customXml" Target="ink/ink36.xml"/><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1.xml"/><Relationship Id="rId57" Type="http://schemas.openxmlformats.org/officeDocument/2006/relationships/image" Target="media/image26.jpeg"/><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customXml" Target="ink/ink19.xml"/><Relationship Id="rId52" Type="http://schemas.openxmlformats.org/officeDocument/2006/relationships/image" Target="media/image23.png"/><Relationship Id="rId60" Type="http://schemas.openxmlformats.org/officeDocument/2006/relationships/customXml" Target="ink/ink26.xml"/><Relationship Id="rId65" Type="http://schemas.openxmlformats.org/officeDocument/2006/relationships/oleObject" Target="embeddings/oleObject1.bin"/><Relationship Id="rId73" Type="http://schemas.openxmlformats.org/officeDocument/2006/relationships/oleObject" Target="embeddings/oleObject3.bin"/><Relationship Id="rId78" Type="http://schemas.openxmlformats.org/officeDocument/2006/relationships/customXml" Target="ink/ink31.xml"/><Relationship Id="rId81" Type="http://schemas.openxmlformats.org/officeDocument/2006/relationships/image" Target="media/image38.png"/><Relationship Id="rId86" Type="http://schemas.openxmlformats.org/officeDocument/2006/relationships/image" Target="media/image41.png"/><Relationship Id="rId94"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image" Target="media/image6.png"/><Relationship Id="rId39" Type="http://schemas.openxmlformats.org/officeDocument/2006/relationships/footer" Target="footer1.xml"/><Relationship Id="rId34" Type="http://schemas.openxmlformats.org/officeDocument/2006/relationships/image" Target="media/image14.png"/><Relationship Id="rId50" Type="http://schemas.openxmlformats.org/officeDocument/2006/relationships/image" Target="media/image22.png"/><Relationship Id="rId55" Type="http://schemas.openxmlformats.org/officeDocument/2006/relationships/customXml" Target="ink/ink24.xml"/><Relationship Id="rId76" Type="http://schemas.openxmlformats.org/officeDocument/2006/relationships/image" Target="media/image36.emf"/><Relationship Id="rId97" Type="http://schemas.openxmlformats.org/officeDocument/2006/relationships/theme" Target="theme/theme1.xml"/><Relationship Id="rId7" Type="http://schemas.openxmlformats.org/officeDocument/2006/relationships/customXml" Target="ink/ink1.xml"/><Relationship Id="rId71" Type="http://schemas.openxmlformats.org/officeDocument/2006/relationships/image" Target="media/image33.png"/><Relationship Id="rId92" Type="http://schemas.openxmlformats.org/officeDocument/2006/relationships/image" Target="media/image45.png"/><Relationship Id="rId2" Type="http://schemas.openxmlformats.org/officeDocument/2006/relationships/styles" Target="styles.xml"/><Relationship Id="rId29" Type="http://schemas.openxmlformats.org/officeDocument/2006/relationships/customXml" Target="ink/ink12.xml"/><Relationship Id="rId24" Type="http://schemas.openxmlformats.org/officeDocument/2006/relationships/image" Target="media/image9.png"/><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28.xml"/><Relationship Id="rId87" Type="http://schemas.openxmlformats.org/officeDocument/2006/relationships/customXml" Target="ink/ink35.xml"/><Relationship Id="rId61" Type="http://schemas.openxmlformats.org/officeDocument/2006/relationships/image" Target="media/image28.png"/><Relationship Id="rId82" Type="http://schemas.openxmlformats.org/officeDocument/2006/relationships/image" Target="media/image39.png"/><Relationship Id="rId19" Type="http://schemas.openxmlformats.org/officeDocument/2006/relationships/customXml" Target="ink/ink7.xm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customXml" Target="ink/ink15.xml"/><Relationship Id="rId56" Type="http://schemas.openxmlformats.org/officeDocument/2006/relationships/image" Target="media/image25.png"/><Relationship Id="rId77" Type="http://schemas.openxmlformats.org/officeDocument/2006/relationships/oleObject" Target="embeddings/oleObject4.bin"/><Relationship Id="rId8" Type="http://schemas.openxmlformats.org/officeDocument/2006/relationships/image" Target="media/image1.png"/><Relationship Id="rId51" Type="http://schemas.openxmlformats.org/officeDocument/2006/relationships/customXml" Target="ink/ink22.xml"/><Relationship Id="rId72" Type="http://schemas.openxmlformats.org/officeDocument/2006/relationships/image" Target="media/image34.emf"/><Relationship Id="rId93" Type="http://schemas.openxmlformats.org/officeDocument/2006/relationships/customXml" Target="ink/ink3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17.296"/>
    </inkml:context>
    <inkml:brush xml:id="br0">
      <inkml:brushProperty name="width" value="0.08547" units="cm"/>
      <inkml:brushProperty name="height" value="0.08547" units="cm"/>
      <inkml:brushProperty name="color" value="#E71224"/>
    </inkml:brush>
  </inkml:definitions>
  <inkml:trace contextRef="#ctx0" brushRef="#br0">1 71 7998,'0'-14'165,"0"4"1,1 1 833,2 6-518,-2 2-267,7 1 0,-3 5-122,4 4 1,0 2 74,0 8 1,0-2-150,0 7 0,0 0-9,0 3 1,0-1-302,0-1 240,0-3 0,4-1 143,-1 0-386,8 0 240,-5-2 1,11-4-1,-2 0 1,4 0-747,2-1 529,2 3 0,4-4-171,1 2-769,-1 2 1212,0-2 0,0-1 0,1-1 0</inkml:trace>
  <inkml:trace contextRef="#ctx0" brushRef="#br0" timeOffset="219">99 260 9114,'-5'-19'-627,"1"6"-81,8 5 1218,1 3-428,0 0 1,3 1-12,-1 4-68,5-4 1,-1 3-183,4-2 0,0 2-5,3 1 0,1 0-138,2 0 1,0 3 120,3 0 1,-1 4-361,1-1 561,2-2 0,-7 4 0,4-3 0</inkml:trace>
  <inkml:trace contextRef="#ctx0" brushRef="#br0" timeOffset="379">191 98 8034,'-9'-13'0,"1"3"299,2-3 0,3 6 36,6 1 0,-1 4 121,4-1 1,0 2-282,3 1 1,5 0-218,4 0 1,0 0-361,4 0 1,1 1 317,1 2 0,2-2-194,1 2 0,2 1 168,1-1 1,3 1 109,6-1 0,3 3 0,3 3 0</inkml:trace>
  <inkml:trace contextRef="#ctx0" brushRef="#br0" timeOffset="744">1379 305 8080,'-9'0'1761,"-5"0"-1172,-4 0 0,-3 0-463,-3 0 0,-5 1-69,1 2 1,-5 2-59,0 5 1,1-3 10,-2 2 0,4-2-300,-3 5 0,3-5-86,-4-1 0,5-1 233,-1 1 1,1-2-241,-2-4 1,3 0 104,-2 0 0,3-1-101,2-2 1,0-1 62,4-2 1,4-4 107,5 4 1,0-7 27,3 4 0,2-2 32,7 1 0,1-2 239,2 0 0,3 1-103,6 5 0,6-1 486,6 4 1,2 0-221,2 3 1,4 4 529,4 2 1,-2 3-242,6 3 1,-5 2-42,4 5 0,-2-1-192,-4 0 0,1 0-106,-4 0 1,1-1-582,-4-2 1,-1-1 262,-2-1-1007,2-7 1,-3 5 1120,1-8 0,6 4 0,-2-2 0</inkml:trace>
  <inkml:trace contextRef="#ctx0" brushRef="#br0" timeOffset="989">1696 325 8781,'14'-8'0,"-2"0"1200,-2 1-952,-5 2-201,-1 5 1,-5 0 387,-2 0 0,-2 0-97,-4 0 1,-4 0-31,-2 0 1,-2 4-192,-1 2 1,0 2-138,-1 2 0,2 0 81,2 2 1,2-2-226,4 2 0,1 1-261,2-1 0,2 4 273,4-1 1,6-1-611,6 2 0,6-4 217,9 3 1,2-4-15,1 1 0,-1-2 559,4-1 0,1 0 0,2 0 0</inkml:trace>
  <inkml:trace contextRef="#ctx0" brushRef="#br0" timeOffset="1304">1915 406 8113,'0'9'-8,"4"0"1,0-3 255,2 0 1,1-3 98,-4 3-15,4-4-298,-2 3 1,4-5 35,0 0 2,-4 0-29,3 0 1,-2 0 30,6 0 74,-2-5-102,4 4 1,-2-7 0,0 2 330,-1-2-334,-1-1 1,-1 1 0,0 1 380,0 1-117,-4 4 1,0-5 170,-2 4-200,-2 0-176,3 3 0,-7 1 0,0 2 6,1 3 1,-2 3 66,1 3 1,0-1-305,3 4 0,0 1 0,1 1 1,2-1-1,3-2 0,2 0 1,2-1-1,2 0 0,4-2-1704,1-1 1,0-2 1832,-2-2 0,6-1 0,-2-5 0</inkml:trace>
  <inkml:trace contextRef="#ctx0" brushRef="#br0" timeOffset="1535">2486 6 8548,'14'-5'690,"-1"5"0,-8 8 655,-2 4-850,-2 4 0,-1-1-28,0 7 1,0 1-216,0 4 0,0 3-271,0 0 0,-3 5 133,0-2 0,-4-1-304,1 1 1,1-2-280,-1 2 1,3-4-351,-3 1 0,4-5 486,-1-4 333,2-2 0,1-1 0,0 0 0</inkml:trace>
  <inkml:trace contextRef="#ctx0" brushRef="#br0" timeOffset="1744">2722 105 8527,'13'-8'0,"1"2"0,0 3 915,-2 2 1,-5 5-287,0 2 0,-5 2-357,1 1 0,-2 4-73,-1 2 1,0 2-252,0 1 0,0 5 98,0 1 0,-3 2-643,0 1 0,-5-3 448,2 1 1,2-1-933,1 3 0,2-1-151,1-2 1232,0-1 0,4-5 0,1 0 0</inkml:trace>
  <inkml:trace contextRef="#ctx0" brushRef="#br0" timeOffset="2130">2858 523 8100,'14'5'-175,"3"-1"-44,-2-4 0,0 3 131,0 0 1647,-4 0-968,6 1 0,-6-3 195,4 2-609,-4-2 1,5 2-69,-4 0 1,2 0-181,-2-3 0,-2 0-63,2 0 149,-2-4-458,-5-1 279,3-4 118,-7 0 1,3 0-58,-4 0-17,0 0-1,-4 0 302,-1 0-95,-4 0 1,0 4 116,0 2 1,0-1-166,0 1 14,0 0 0,-1 4 0,2 2 10,2 3 1,-1 5 0,4 2-31,1 1 0,1 1 64,1 3 0,0-3-395,0 0-253,0-3 345,4 5 1,-2-7 35,4 2 52,0-6 1,3 1 0,2-3 26,1 1 1,-1-3 0,3 1 0,1-2-54,2-1 0,-1-1-50,5-2 191,-1 2 1,1-4-39,0 2 0,1 2 166,-1-2 0,-2-1 199,2 1 1,-1-1-137,-2 1 0,-3 2 32,0-2 1,-4 2 195,1 1 0,-2-1-39,-1-2 1,0 2-81,1-2 0,-1 2-366,0 1 0,-3 0-69,0 0-9,0 0 0,2 1-481,-2 2-125,2-2 1,-6 3 753,4-4 0,-4-4 0,2-1 0</inkml:trace>
  <inkml:trace contextRef="#ctx0" brushRef="#br0" timeOffset="2426">3548 206 8094,'9'-6'372,"0"-1"1,3 6-187,0 11 0,1 3 979,-1 5 1,-2 4-570,2 2 0,-2 3-510,-1 4 0,-1 1 71,-2 4 0,2 0-95,-5 1 1,0-4-410,-3 0 1,-3-5 0,-1 0 0,-2-7 0,-1-5 0,-1-5 0,-1-4 0,0-4 0,1-3-587,2-3 1,-1-2 1122,4-4 1,0-4-197,3-2 1,0 1 82,0-1 1,7 0 205,2 0 1,7-2-26,2 2 1,6 2-113,6 1 0,-1 2-58,4 1 0,1 4-155,2 2 1,-4-1-169,-2 1 0,0 0-889,0 3 1124,-2-4 0,7-1 0,-2-5 0</inkml:trace>
  <inkml:trace contextRef="#ctx0" brushRef="#br0" timeOffset="2597">4192 107 8159,'9'0'0,"4"3"0,2 6 1205,-2 6-885,0 12 0,-8 0-206,-2 1 2225,-2 3-1488,-1-3 1,0 4-1130,0-1 120,-4 1 0,-1 7-770,-4 0 1,0 5-34,0-2 0,1 7 961,2 2 0,-2 6 0,3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2.537"/>
    </inkml:context>
    <inkml:brush xml:id="br0">
      <inkml:brushProperty name="width" value="0.08547" units="cm"/>
      <inkml:brushProperty name="height" value="0.08547" units="cm"/>
      <inkml:brushProperty name="color" value="#E71224"/>
    </inkml:brush>
  </inkml:definitions>
  <inkml:trace contextRef="#ctx0" brushRef="#br0">9 309 8053,'-4'-10'-315,"3"4"152,-2 0 1099,2 4-809,1-6-142,0 3 0,4-4-75,2 0 0,3 0 172,0 0-235,0 0 80,4 0 0,0-3 97,2 0 228,2-5-239,-7 3 1,7-3 215,-2 2-225,-1-2 0,2 4 1,-4-3 146,-1 1 0,-1 4-114,-1-2 0,0 3 69,0 1 117,-4 0 53,3 4-70,-7-3-88,3 7-130,-4-3 1,3 5 104,0 2 1,0 2-223,-3 4 183,4 4 1,-3 1-442,2 5 245,-2-1 1,0 3 105,2 0 1,-2 3-661,2-3 1,0 5 43,0-2 652,-2 2 0,11 1 0,-2 0 0</inkml:trace>
  <inkml:trace contextRef="#ctx0" brushRef="#br0" timeOffset="732">556 72 8235,'5'-4'0,"-2"-2"345,2 2 0,-4-5-289,3 8 281,-4-7-295,-4 7-35,-1-3-179,0 0 260,-3 3 12,3-3-44,-4 8 1,3-2-106,-1 4 0,5 0 11,-1 4 0,2 0 0,1 2 90,0 3-124,4-2 90,6 4 0,1-3 24,4 4 0,1 1-1,5 3 0,-1-3-28,4 2 1,0-1 146,0 1 1,1-2 183,-4 3-157,0-7 0,-4 1 45,-1-4 0,-3 0 7,-4-3-339,-4 0 51,-1-4 0,-8-1-308,-2-4 1,-6 0 0,-4-1-79,-1-2-273,-1-2 453,0-4 1,0 0 254,0 0 0,0 0 0,0 0 0</inkml:trace>
  <inkml:trace contextRef="#ctx0" brushRef="#br0" timeOffset="917">490 109 8348,'4'-22'0,"2"4"527,2 5 1,0 2 0,-1 3 434,0 2-1155,3-2 0,1 7 0,4-2-201,1 2 300,5 1 69,2 0 0,2 0-725,3 0 539,-7 4 1,12-2 0,-6 4-34,2 1 244,3 1 0,4 2 0,5-1 0</inkml:trace>
  <inkml:trace contextRef="#ctx0" brushRef="#br0" timeOffset="1197">1525 99 8604,'-1'-11'0,"-2"2"1364,-3 4-918,-2 3-1,-1 2-253,0 4 1,0 1 168,0 4-169,0 4 1,-3 2 0,-1 6-5,-1 3 1,-2 4 108,-2 2-247,0 2-64,0 0 269,0 4-1325,0-8 615,0 7 309,-1-7 74,5 8-1406,-3-8 655,7 3 389,-3-4 434,4 5 0,4 0 0,1 4 0</inkml:trace>
  <inkml:trace contextRef="#ctx0" brushRef="#br0" timeOffset="1558">1515 653 9123,'1'-16'0,"2"-1"0,2 0 0,0 2 0,-2 1 0,-2-1 0,0-1 0,1-1 0,2-1 0,1 0 0,0-1 0,0-2 0,2-3 0,1 0 0,1 0 0,0-1 0,0-1 0,-1-2 0,-1 1 0,-1 0 0,0 1 0,0 2 0,-1 3 0,-1 5 0,-1 4 0,0 2 0,0 3 0,0 5 0,0 9 1057,0 9 0,3 6-557,-3 6-353,5 3-597,-7 1 361,3 4 0,-1 2 103,0 1 0,0-3-674,-3 1 0,0-2 0,0-5-1432,0-1 2092,0-4 0,4-3 0,1-4 0</inkml:trace>
  <inkml:trace contextRef="#ctx0" brushRef="#br0" timeOffset="1846">1934 299 8170,'1'-11'0,"2"2"-235,-2 2 329,3 7 907,-4 0-804,4 8 1,1-1-163,4 8 0,1 4-53,2 2 0,-1 4 3,4-1 1,-4 2-163,1 2 1,-5-4 97,-1 0 0,-4-4-367,1 1 1,-1 0 49,-2-2 0,-2 0 396,-1-7 0,-6 0 0,-5-3 0</inkml:trace>
  <inkml:trace contextRef="#ctx0" brushRef="#br0" timeOffset="1976">1970 354 8608,'23'-22'761,"3"7"-839,-2-1 0,6 3 1,0 4 1,3-2 1404,-3 5 1,1 2-553,-4 1 0,-3 2-1507,0 1 0,-4 1 188,2 2 543,1-2 0,-4 3 0,3-4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5.427"/>
    </inkml:context>
    <inkml:brush xml:id="br0">
      <inkml:brushProperty name="width" value="0.08547" units="cm"/>
      <inkml:brushProperty name="height" value="0.08547" units="cm"/>
      <inkml:brushProperty name="color" value="#E71224"/>
    </inkml:brush>
  </inkml:definitions>
  <inkml:trace contextRef="#ctx0" brushRef="#br0">128 82 8983,'-5'-5'493,"3"0"-292,-4 2-7,0-2 1,-3-5-330,0 1 1,4 3-16,2 0 21,-2 0 154,4-3 0,-2 1-236,6 2 1,2 2 129,4 4 1,0 0 2,0 0 0,3 4 85,1 2 1,-1 2 10,-3 1 1,-1 1 151,-2 2 0,1-2-117,-4 3 1,-1 0 92,-5-1 1,-2 3-111,-4-3 0,-1 4 25,-2-1 1,1-1-8,-5 1 1,4 1 45,-3 2 1,3-4 53,-3-2 1,4-1-46,-1 1 150,2-2 0,2 3-60,2-4 1,-1-3 15,4 0 0,0-3 69,3 4-417,4-5 0,1 5 114,4-4 1,3 1-495,0-1 0,1-2-53,-1 2 0,2-1-276,4 1 1,0-1 841,1 4 0,-1-4 0,0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0.677"/>
    </inkml:context>
    <inkml:brush xml:id="br0">
      <inkml:brushProperty name="width" value="0.08547" units="cm"/>
      <inkml:brushProperty name="height" value="0.08547" units="cm"/>
      <inkml:brushProperty name="color" value="#E71224"/>
    </inkml:brush>
  </inkml:definitions>
  <inkml:trace contextRef="#ctx0" brushRef="#br0">28 64 7496,'0'-9'1332,"0"0"-1075,0 4-301,0 1 99,0 0-226,0 3-407,0-7 434,0 3 177,4-4-273,1 4 0,0 1 239,7 4-38,-6 0 1,8 1-52,-2 2 214,-2 2-12,7 4-153,-7 0 242,3 0 0,-4 1-136,1 2 1,-5-2 124,-2 2-165,2-2 1,-4 4 32,2 1 1,-6-1-48,-3 1 84,-2-4-43,-6 6-95,4-7 1,-7 4 0,3-3-7,0 1 1,0 1 59,2-4 1,2 0-14,-2 0 1,2 0 194,0 0-5,1-4-110,4-1-48,1-4 1,4 1 248,0 2-244,4-2 1,2 4 0,6-3 15,4 1 1,-2 3 34,1-3 30,0 4 1,0-5 110,0 4-168,0-4 0,3 2 204,1-4-129,-5 4 1,3-3-200,-2 2 170,-2-2-10,4-1-8,-7 0-168,3 0 0,-4 0 124,1 0-583,-1 0 274,0 0 152,0 0-938,-4 0 691,3 0 0,-3 1-125,4 2 199,0-2 287,0 4 0,4-1 0,1 1 0</inkml:trace>
  <inkml:trace contextRef="#ctx0" brushRef="#br0" timeOffset="181">481 408 8876,'0'-9'0,"-1"1"0,-2 2 0,-3 3 0,-1 3-85,1 3 1,2-1-309,4 4 393,0-4 0,0 6 0,0-3 0</inkml:trace>
  <inkml:trace contextRef="#ctx0" brushRef="#br0" timeOffset="435">672 153 8168,'9'-13'978,"-4"6"-112,-2-2-240,-2 6-123,-1-1-535,0 4 245,0 4 0,-4 1-536,-2 4 223,2 0 153,-4 4 1,6 1-1078,-5 4 802,5 0 1,-5 2-1,4 1-1518,1 3 1740,1 2 0,5 5 0,1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7.188"/>
    </inkml:context>
    <inkml:brush xml:id="br0">
      <inkml:brushProperty name="width" value="0.08547" units="cm"/>
      <inkml:brushProperty name="height" value="0.08547" units="cm"/>
      <inkml:brushProperty name="color" value="#E71224"/>
    </inkml:brush>
  </inkml:definitions>
  <inkml:trace contextRef="#ctx0" brushRef="#br0">309 10 8851,'9'-9'157,"-8"8"1,-4 5 0,-4 5 0,-2 5 0,0 2 0,0 5 0,0 2 0,-1 4-1,0 3 1,-1 3 0,-2 1 0,0 2 0,-1 3 0,0 3 0,-2 0 0,-1-1 0,-2-1-1,1-4 1,0-3 0,0-2 0,0-1 0,1-3 0,2-3 0,4-3-158,3-2 0,0 0 0,3-1 0</inkml:trace>
  <inkml:trace contextRef="#ctx0" brushRef="#br0" timeOffset="624">499 181 8147,'9'0'0,"-3"-3"355,0 0 745,-4 0-577,3 3-57,-5 0 0,0 4-618,0 2 1,0 3 44,0 3 1,5 2 177,4 4 0,1 3 157,5 0 0,0 5-106,3-2 0,0 3-10,0 3 1,-1-2-6,-1 3 0,-3-6-211,-4-1 1,-4-7 89,-2 1 1,-2-6-204,-1 0 1,-4-2-225,-2-4 0,-5-2-287,-1-4 0,-5-1 728,2-2 0,-2-6 0,-1-6 0</inkml:trace>
  <inkml:trace contextRef="#ctx0" brushRef="#br0" timeOffset="759">519 244 8147,'23'-9'0,"-4"0"1185,2 0 1,1 0-493,-1 0 1,0 1-621,-2 2 0,2 2 43,0 4 1,1 0-1170,-1 0 0,5 0 193,5 0 860,3 4 0,-2-3 0,5 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6.728"/>
    </inkml:context>
    <inkml:brush xml:id="br0">
      <inkml:brushProperty name="width" value="0.08547" units="cm"/>
      <inkml:brushProperty name="height" value="0.08547" units="cm"/>
      <inkml:brushProperty name="color" value="#E71224"/>
    </inkml:brush>
  </inkml:definitions>
  <inkml:trace contextRef="#ctx0" brushRef="#br0">29 54 8102,'0'-18'0,"0"3"1919,-4 6-1477,-1 1 1,-1 7-584,0-2 1,4 6-80,-1 3 1,3 2 140,3 2 0,3 3 42,6 2 1,-1 0 78,4 3 0,0-2 49,3 5 1,1 1-92,-1 0 0,-4 0 135,-2-1 0,-3-3-157,-3 0 1,1 0 70,-4-2 1,0-3-403,-3-1 0,-7-6 165,-2-3 0,-7-2-625,-2-1 0,0 0 813,-4 0 0,3-8 0,1-2 0</inkml:trace>
  <inkml:trace contextRef="#ctx0" brushRef="#br0" timeOffset="130">1 53 8102,'8'-9'804,"-2"1"-531,6 2 1,1-2 112,-1 5 1,1 0-387,-1 3 1,-1 0-627,5 0 1,-1 0 197,3 0 428,4 0 0,1-4 0,4-1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5.566"/>
    </inkml:context>
    <inkml:brush xml:id="br0">
      <inkml:brushProperty name="width" value="0.08547" units="cm"/>
      <inkml:brushProperty name="height" value="0.08547" units="cm"/>
      <inkml:brushProperty name="color" value="#E71224"/>
    </inkml:brush>
  </inkml:definitions>
  <inkml:trace contextRef="#ctx0" brushRef="#br0">1 362 8108,'23'-3'0,"-3"0"0,-4 1 2665,-2 1-1879,-5 1 1,-3 0-2322,0 0 1142,-4 4 1,3-3 392,-2 2 0,-2-2 0,3-1 0</inkml:trace>
  <inkml:trace contextRef="#ctx0" brushRef="#br0" timeOffset="584">146 55 8541,'14'-7'0,"-2"-2"0,-3-2 1150,-3 1-782,2 5 0,-6 0-6,5 2 0,-4 2-523,3-2 1,0 2 0,3 1-1,1 0 1,1 0 0,1 0-388,-1 0 0,3 3 393,1 0 1,-2 4 52,-1-1 0,-1 5-40,-2 2 1,-1 0 329,-2-1 1,-2 1-21,-4 2 1,0 1 37,0-4 0,-7 3-45,-2-3 1,-6 1-44,-1-4 1,0-1-27,1-2 1,-1 2 75,4-2 16,0-2-111,3 4 0,4-6 213,2 4 0,6-3-59,3 3 1,6-1 37,3 1 1,3 2-204,3-2 0,-1 2-137,5 1 1,-1-1 112,3-2 1,0 3-194,1-3 0,2-1-626,0 1 1,-1-3 366,-5 3 0,3-4 414,-3 1 0,6-2 0,2-1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12.281"/>
    </inkml:context>
    <inkml:brush xml:id="br0">
      <inkml:brushProperty name="width" value="0.08547" units="cm"/>
      <inkml:brushProperty name="height" value="0.08547" units="cm"/>
      <inkml:brushProperty name="color" value="#E71224"/>
    </inkml:brush>
  </inkml:definitions>
  <inkml:trace contextRef="#ctx0" brushRef="#br0">610 889 7906,'4'-5'-345,"2"2"182,2 2 0,-2 1 542,0 0 0,-3 1-186,3 2 1,-4 2 63,1 4 0,1 0-49,-1 0 0,3 1-1,-3 2 1,0 0-141,-3 3 1,0-3-1,0 3 0,0-1-50,0 1 1,-1 2 10,-2-2 0,2 1-3,-2 0 1,-1 1-1,1-3 1,1 1-1,2-1 1,3-1 0,3-2-1,2-1 1,3-1-1,0 1 1,2-1 0,1 0-1,3 0 1,2 0-1,3-1 1,0-1 0,2-2-1,-2-1 1,0-1-1,-1 0 1,0 0 0,0-1-1,0-1 1,-2-1-1,-1 0 1,-1 0-1,-1 0 1,-2 0 0,0 0-1,0 0 1,-1 0-26,-2 0 0,3-4 0,0-1 0</inkml:trace>
  <inkml:trace contextRef="#ctx0" brushRef="#br0" timeOffset="65">973 1052 10454,'1'-13'0,"2"5"0,2 7 0,1 6 0,-1 4 0,0 2 0,-1 2 0,0 2 0,-2 1 0,0 2 1304,1 3 0,-2-1-1311,2 4 1,-3-2 0,-3 2 0,-3 0-104,-2-1-20,-1 3 1,-3-4-320,0 3 1,-3 1 126,3-2 0,-1 2-96,4 2 0,0-1 418,0 0 0,4-4 0,1-1 0</inkml:trace>
  <inkml:trace contextRef="#ctx0" brushRef="#br0" timeOffset="965">1700 1051 7886,'5'-18'199,"0"4"300,-2 2-399,-2 6 701,3-2-448,-8 3 0,-1-1 153,-4 0-900,-5 0 290,4-3 0,-7 3-79,2 0 138,-6 0 1,1-3 56,-4 3 0,2-1-6,-2 4 1,4 0-40,-1 3 0,2 4 61,1 2 1,3 6-58,3 4 1,3 1 36,3 1 0,2 0-158,4 0 0,0-3 33,0 0 1,4-3-99,2 4 1,6-6 118,4-1 0,1-1-28,1-5 0,0 0 194,0-3 0,3 0-93,0 0 1,0-5 281,-6-4 0,1-3-31,-4-3 1,0-3-5,-3 3 1,-4-1-16,-2 1 1,1-1 123,-1 4 0,0 3-123,-3 3 0,0 3 485,0-3-899,0 4 201,0 6 1,0 6-64,0 8 0,3 2 78,0 4 0,3 0-117,-3 7 0,4-3 43,-1-1 1,-2 1 35,-1 3 0,2-3 29,-2 2 1,0-6 23,-3-3 0,-4-3 45,-3-2 1,-2-3 112,-3-4 0,-2-4 92,-4-2 1,-3-2-28,0-1 1,-4-1-196,0-2 1,3-1-103,1-2 1,1 1-268,-1 2 0,5 2 108,-3-2 0,6 1-93,-2-1 1,4 1-672,-1-4 0,2 4-7,1-1 977,0-3 0,4 1 0,1-4 0</inkml:trace>
  <inkml:trace contextRef="#ctx0" brushRef="#br0" timeOffset="1323">2406 753 8168,'14'0'617,"-1"1"-1382,-4 2 1,-4 3-1,-2 6 765,-2 3 0,-3 6-56,-4 4 1,-1 5 46,-8 3 422,0 6 0,-8 7 604,-4 5 0,-3 3-559,-6 0 0,1 1 7,-7-1 0,-4 8-781,-2 5 0,0 4 322,6 1 0,4 4-199,8-1 1,1 7 150,11-3 0,-1-4-106,7-5 0,0-7-232,3-2 1,0-9-229,0-13 1,0-3 84,0-9 0,2-7-554,1-2 1077,4-6 0,-6 1 0,3-4 0</inkml:trace>
  <inkml:trace contextRef="#ctx0" brushRef="#br0" timeOffset="1826">2516 1345 9815,'3'-9'0,"0"2"1017,-1 3-1073,-1 6 297,-1 7-118,0 0 1,0 1-59,0 2 0,0 3 112,0 6 1,4 2-125,2 5-13,2 3-6,5-3 1,-1 7 195,6-1-192,-1-3 0,5 1 97,-4-2 1,-1-2-64,-2 3 0,-2-4-142,-4-3 1,-4-3 137,-2-6 1,-2-1-364,-1-5 0,-8-4 39,-4-2 1,-8-3-70,-4-3 1,-5-3-300,-2-7 0,1-1 624,3-4 0,0-4 0,0-1 0</inkml:trace>
  <inkml:trace contextRef="#ctx0" brushRef="#br0" timeOffset="1972">2497 1406 7910,'18'-18'0,"0"1"196,0 2 1,0-1 232,1 4 0,2-1-3,0 4 1,1 1-148,-1 2 0,-1-1-810,5 4 0,-2-3-63,1 3 0,1-3-266,-4 3 0,4 0 286,0 3 574,1 0 0,1 0 0,0 0 0</inkml:trace>
  <inkml:trace contextRef="#ctx0" brushRef="#br0" timeOffset="2230">3159 1479 7910,'9'18'361,"0"0"0,-1 0 213,-2 0 0,-2-1 190,-4-1 1,-4 1-297,-2-2 1,-2 2-75,-1 1 1,0 3-145,0 0 1,3 4-20,0-4 1,4 3-326,-1-3 0,2 0 1,2-3-1,2 1 1,4-2-1,5-2 0,5-3 1,4-2-758,2-1 1,6-4 498,4-2 1,5-2-72,2-1 1,-1-8 53,-3-4 1,-4-5 96,-1-4 0,-6-2 626,-1-5 0,-8-3-221,-1-2 1,-8-2 241,-4-2 0,-7 2-185,-5 2 0,-8-3-13,-7 3 1,-3 3-280,-4 3 1,-4-1-253,-4 4 0,-3 3-1665,2 3 2019,-3 0 0,-2 4 0,-6-4 0</inkml:trace>
  <inkml:trace contextRef="#ctx0" brushRef="#br0" timeOffset="2963">638 390 8558,'-19'0'0,"-2"1"0,-3 3 1750,-3 5-1402,-4 8 0,-1 4 82,-4 3 1,-1 4-246,1 5 1,-3 8-72,-1 4 1,1 5-130,3 8 0,3 2 1,-1 7-1,1 3 0,2 5 1,4 4-1,4 1 1,5 5-1,4 4 0,6 5 1,8 3-1,4-47 1,2 1-1,3 0 0,3 0 1,4 2-1,2-1 1,3 1-1,3-1 0,3 2 1,2-1-1,4-1 1,1 0-1,2 0 0,3-1 1,0-3-1,3-1 1,2 0-1,1-2 0,2-2 1,2-2-1,2-1 1,1-3-1,3-2 0,0-3 1,2-2-1,0-3 0,2-1 1,0-2-1,2 0 1,1-2-1,3 0 0,2 0 1,3-2-1,0 0 1,3-2-1,0-2 0,2-1 1,0-2-1,-1-2 1,0-2-1,1-3 0,1-1 1,0-3-1,1-1 1,1-2-1,0-2 0,0-2 1,-1-2-1,-2-3 1,0-2-1,0-1 0,0-3 1,0-2-1,0-1 1,2-3-1,-1-2 0,0-1 1,-1-2-1,-2-2 1,0 0-1,-4-2 0,0 0 1,-3-2-1,-1 0 0,-3-2 1,-1 0-1,-3-2 1,0-1-1,-4 1 0,0-2 1,-3-1-1,-2-1 1,-2 0-1,-2 0 0,-2-2 1,-2-1-1,-3 0 1,-3-2-1,-1-1 0,-2-1 1,-3 0-1,-3-2 1,-2 0-1,-2-1 0,-4 1 1,-3-1-1,-3 1 1,-2 0-1,-3 0 0,-2-1 1,-2 1-1,-3-1 1,-2 0-1,-4 1 0,-3 0 1,-3 0-1,-4 2 1,-3 0-1,-5 0 0,-3 2 1,-3 0-1,-4 2 0,-5-1 1,-2 2-1,-4 1 1,-2 2-1,-3-1 0,-3 3 1,-4 0-1,-1 2 1,-5 1-1,-1 2 0,-5 0 1,0 2-1,-4 2 1,-2 1-1,-1 1 0,-1 2 1,-2 2-1,0 0 1,-1 2-1,-1 1 0,-3 0 1,0 2-1,-2 2 1,-1 0-1,-4 1 0,-1 1 1,-2 1-1,0 1 1,0 0-1,0 2 0,3 1 1,1 0 2108,5 2 0,0 1-2087,-5 3 1,2 0 0,18 1-1,1 0-307,-4 2 0,1 0 1,9 2-1,2 0-662,3 1 0,1 0 507,6 2 1,2 2 0,-35 15-1924,8 5 2378,9 6 0,8 3 0,5 6 0</inkml:trace>
  <inkml:trace contextRef="#ctx0" brushRef="#br0" timeOffset="3694">4156 2395 8805,'12'-1'2735,"0"-2"-2317,0 2 0,-7-2-214,-2 6 0,-2 3-33,-1 6 1,-1 2 20,-2 4 0,1 4-256,-4 3 123,0 1-1,-3 5-870,-4-3 482,-1 8 318,-4-8 0,0 6 0,-1-4-1319,1 0 947,0-2 1,0-5-1,0-2-1729,0-2 2113,4-1 0,0 1 0,5-1 0</inkml:trace>
  <inkml:trace contextRef="#ctx0" brushRef="#br0" timeOffset="3998">4367 2414 8630,'14'-8'951,"-2"2"195,-6 2-688,2 4 1,-7 1-37,2 2 0,1 5-115,-1 4 1,0 5 19,-3 1 1,0 5-167,0 4 1,-1 1-156,-2 2 1,1-2-426,-4 3 0,1-3 324,-1-1 1,-1-3-737,4 1 1,0-2 393,3 1 1,0 1-247,0-4 0,0 1-139,0 0 822,0-7 0,8 6 0,2-7 0</inkml:trace>
  <inkml:trace contextRef="#ctx0" brushRef="#br0" timeOffset="4360">4420 2738 7928,'1'-9'0,"2"0"0,-2-1 1555,7 5-959,-3 1 0,4 1 94,0 0-85,0 0 12,0 3-380,0 0-139,1 4 0,-1 1-3,0 4 1,3 1-186,0-1 1,0 3 184,-3 0 0,1 4-100,2-1 0,-1 2-660,4 1 0,-3 3 51,4 1 0,-4 3-154,3-1 0,-1 1 433,1-1 0,-2-2 1,-5-7-1,-2-3 1,-2-3-1,-2-3 0,-2-5-550,-4-6 854,-7-5 0,-2-12 31,-2-3 543,-2-1-464,3-1 1,-3-2 220,1 2 0,3-5 417,4 8 0,1-3 733,2 6-932,2 0 0,4 5-10,0 1 1,5 7-3,4-1 1,5 6-160,8 0 0,2 3-128,6 3 1,-1 2-173,4 4 0,-3 0 96,0 0 0,-2 1-914,-1-1 0,0-1-184,-3-2 0,-2-2 955,-4-4 0,0-4 0,0-1 0</inkml:trace>
  <inkml:trace contextRef="#ctx0" brushRef="#br0" timeOffset="7732">4538 27 8035,'10'-4'0,"2"3"1473,-6-2 0,2 2 187,1 1-590,-4 0-1467,-1 0-2387,-4 0 2784,-4 0 0,-1-8 0,-4-2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8.735"/>
    </inkml:context>
    <inkml:brush xml:id="br0">
      <inkml:brushProperty name="width" value="0.08547" units="cm"/>
      <inkml:brushProperty name="height" value="0.08547" units="cm"/>
      <inkml:brushProperty name="color" value="#E71224"/>
    </inkml:brush>
  </inkml:definitions>
  <inkml:trace contextRef="#ctx0" brushRef="#br0">0 46 8179,'0'-10'1283,"0"-2"-920,0 5-39,0-1 0,0 7-333,0-2 1,1 2-339,2-2 1,2 2 218,4 1 0,0 0 51,0 0 1,3 0 110,0 0 0,4 4-80,-4 2 1,3 3 99,-3 0 0,0 0-110,-3 0 0,0 3 120,0 0 0,-4 3-86,-2-3 1,-2 3 128,-1-3 1,-4 0-47,-2-2 0,-3-1 85,-3 0 1,-1 0-75,-2 0 1,1-3 14,2 0 0,2-3 106,-3 3 1,6-3 45,1 3 0,4-3 46,-1 3 0,2-3-113,1 3 0,1-3-182,2 3 1,2-1-219,4 1 0,4 5-420,-1-2 1,7 3 231,-1-3 0,6 3 416,0 0 0,7 0 0,1-3 0</inkml:trace>
  <inkml:trace contextRef="#ctx0" brushRef="#br0" timeOffset="138">481 390 7939,'5'-4'1292,"-1"3"-399,-4-3-616,0 4-444,-4 0 0,2 0-1220,-4 0 1387,4-4 0,-2-1 0,4-4 0</inkml:trace>
  <inkml:trace contextRef="#ctx0" brushRef="#br0" timeOffset="492">670 101 8076,'30'-8'0,"-4"2"0,-4 3 774,-5 2-314,-3 5 1,-2-2 506,0 4 0,3-1-792,-2 1 1,-1 2-446,-3-2 0,0 2-209,0 1 1,0 1 258,0-1 0,-1 0-26,-2 0 1,-2-3 110,-4 0 0,0 0-68,0 3 1,-1 0-25,-2 0 1,1 0 87,-4 0 1,4 3 76,-1 0 0,2 5 109,1-2 1,1 2 93,2 1 0,2 0-60,4 0 1,1 0 293,2 1 1,-2-4-147,2 0 1,-4-4 261,-2 1 0,-1-5-93,1-1 0,-2-3 465,-4 3-602,0-4 0,-5 2-3,-4-4 0,-4 0-364,-6 0 0,1 0 108,0 0 0,0 0-938,0 0 1,0 0-6,0 0 1,3 0 940,3 0 0,2 0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6:59.860"/>
    </inkml:context>
    <inkml:brush xml:id="br0">
      <inkml:brushProperty name="width" value="0.08547" units="cm"/>
      <inkml:brushProperty name="height" value="0.08547" units="cm"/>
      <inkml:brushProperty name="color" value="#E71224"/>
    </inkml:brush>
  </inkml:definitions>
  <inkml:trace contextRef="#ctx0" brushRef="#br0">1 435 7943,'6'-5'2013,"0"2"-2245,-4 2 1,3 1 16,-2 0 1,-1-4 157,4-2 1,-3-2-138,3-1 0,3-1 73,3-2 1,4-3-142,-1-7 1,2 2 77,2-4 0,-4 3 264,0-3 1,0 0 4,3-4 1,-3 1 139,0 0 0,-3 3-148,3-1 0,-2 5 140,2-1 0,-4 3 68,1 3 1,-5 5 174,-1 4 26,0 4 0,2-1-115,-2 6 1,-2 3-141,-4 6 0,0 2-132,0 4 1,0 4-125,0 3 1,0 2-125,0 3 1,-4-2-364,-2 2 1,1 2-719,-1-2 0,4 0 1230,-1-3 0,-2 1 0,0-1 0</inkml:trace>
  <inkml:trace contextRef="#ctx0" brushRef="#br0" timeOffset="299">536 154 10349,'8'-7'0,"-3"-1"0,-5 1 0,-5 3 0,-3 4 0,0 3 0,1 3 0,2 2 0,1 2 0,2 1 0,1 2 0,1 1 0,0 2 382,0 2-531,0 0 1,1-1-166,2-2 1,3 2-42,6-2 174,-2 2 143,7-3 0,-3 3-52,4-5-206,0 0 131,4-3 1,-2-1-306,1-2 257,-2 2 1,-1-7-148,0 2 1,3-3 359,1-3 0,-1-2 0,-3-4 0</inkml:trace>
  <inkml:trace contextRef="#ctx0" brushRef="#br0" timeOffset="437">835 246 7959,'-9'6'-287,"0"0"1,0 3 941,0 3 1,0 4-162,0-1 0,-3 3-165,-1 3 1,0 3-292,1 3 1,2-1-252,-2-2 1,-1 2 0,1-2 0,1-1 212,1-2 0,1-2 0,0-1 0</inkml:trace>
  <inkml:trace contextRef="#ctx0" brushRef="#br0" timeOffset="781">1224 74 8690,'8'1'0,"-2"3"2373,-3 5-1981,-6 5 388,-2 4-388,-4 0 0,0 4-80,0 2-239,4 2 0,-6 6 49,2 1 0,-2 5-130,2 1 1,3 2-124,0-2 0,0 2-377,-4 5 1,5 0-448,2 3 0,2 1 428,1 4 1,0 3-1453,0-3 1979,0-1 0,12-12 0,4-1 0</inkml:trace>
  <inkml:trace contextRef="#ctx0" brushRef="#br0" timeOffset="1221">1487 672 7907,'15'-13'0,"-1"-1"0,0-1 0,-3 1-172,-1 0 409,-1-2 1,0 1-57,0-6 0,3 1-246,0-4 0,0 3 75,-3-4 1,3 1-104,0-3 0,1 1 217,-4 2 1,0-3 146,0 3 0,0 2 98,0 1 0,-4 5-22,-2 1 0,-1 3 418,1 0-277,-2 6-302,3-2 0,-5 7-27,-2-2 1,1 9-47,-4 3 1,3 7 40,-3 3 0,0 6-175,-3 5 1,0 7-119,0 0 0,0 1-393,0-2 0,2 1-836,1-1 1,4-1 1367,-1-2 0,6 3 0,2-4 0</inkml:trace>
  <inkml:trace contextRef="#ctx0" brushRef="#br0" timeOffset="1488">1969 282 8380,'5'-6'2687,"-1"4"-1749,-4 14-582,0 6 1,1 6-372,2 7 0,-1 1-26,4 4 1,-3 0 0,2 1 0,-1-1 0,-2-1-1,-1-3-883,-1-4 1,0-5 384,0-5 0,-4-4-1313,-2-2 1852,2-6 0,-4-2 0,3-4 0</inkml:trace>
  <inkml:trace contextRef="#ctx0" brushRef="#br0" timeOffset="1604">1977 382 8151,'13'-23'258,"1"0"0,5 8 642,3 0 1,1 5-270,4 1 1,0 1-94,0 5 0,-2 0-500,-1 3 0,-6 0-967,3 0 929,-4 4 0,9 1 0,-2 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02.210"/>
    </inkml:context>
    <inkml:brush xml:id="br0">
      <inkml:brushProperty name="width" value="0.08547" units="cm"/>
      <inkml:brushProperty name="height" value="0.08547" units="cm"/>
      <inkml:brushProperty name="color" value="#E71224"/>
    </inkml:brush>
  </inkml:definitions>
  <inkml:trace contextRef="#ctx0" brushRef="#br0">36 82 7781,'0'-19'1163,"0"4"0,-4 5-446,-2 4 1,1 2-228,-1 4 1,3-3-437,-3 0-747,4 0 133,-2-1 0,6 2 405,4-4 1,1 4-219,8-1 1,1 2 203,2 1 0,-3 4-31,0 2 0,-1 5 38,1 1 0,-2 4 307,-4-1 0,0 2-69,0 1 1,-3 3 199,1 1 1,-5-1-167,1-3 0,-2-1-24,-1-2 1,-1 1-172,-2-4 1,1 1 135,-5-4 1,5 0 251,-1 0 0,2-3-27,1 0 1,0-3 2,0 3 1,0-3-3,0 3 0,3-3 212,0 3 0,5-3-521,-2 3 0,2-3 103,1 3 1,0-4-899,0 1 0,4 1 470,2-1 0,2 1 357,1-1 0,5-2 0,0 3 0</inkml:trace>
  <inkml:trace contextRef="#ctx0" brushRef="#br0" timeOffset="159">581 409 8329,'9'-14'1876,"-4"6"0,-1 7-1876,0 3 0,1 5 0,4-2 0</inkml:trace>
  <inkml:trace contextRef="#ctx0" brushRef="#br0" timeOffset="517">835 155 7812,'9'-8'0,"-3"3"1350,0-4 285,-4 4 1,1 9-1174,-6 2 1,2 2-414,-2 1 0,2 0-414,1 0 0,0 4 280,0 2 0,0 2-336,0 1 1,4 1 303,2-1 0,3 0-134,3 0 1,-1-1-128,4-2 0,1 1-306,6-4 0,-2 1 393,4-4 1,-4-1 277,1-2 0,-2-2 237,0-4 1,-1-1-162,0-2 1,-4-3 417,-2-6 1,-2 1-202,-1-1 0,-3 1 405,0-1 229,-4 2 449,2-3-993,-4 8 1,-1 1-135,-2 4 0,2 8-423,-2 4 1,2 8 190,1 4 0,1 8-1239,2 4 1,6 0 1234,7 4 0,5 1 0,2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03.239"/>
    </inkml:context>
    <inkml:brush xml:id="br0">
      <inkml:brushProperty name="width" value="0.08547" units="cm"/>
      <inkml:brushProperty name="height" value="0.08547" units="cm"/>
      <inkml:brushProperty name="color" value="#E71224"/>
    </inkml:brush>
  </inkml:definitions>
  <inkml:trace contextRef="#ctx0" brushRef="#br0">1 116 8949,'9'-13'1493,"0"-2"0,-1 11-1405,-2 7 1,2 9 237,-2 9-873,6 3 416,2 7 1,3 0-102,-1 2 186,1 3 0,-7-7 39,2 4 0,-3-7-106,-3 2 0,-2-8-88,-4-2 0,-1-1-119,-2-5 1,-3-4-280,-6-5 0,-2-2 56,-4-1 543,0 0 0,-1-8 0,1-2 0</inkml:trace>
  <inkml:trace contextRef="#ctx0" brushRef="#br0" timeOffset="113">72 163 7905,'8'-13'1076,"-2"-1"-662,8-1 0,-2 1 213,0 2-648,0 2 197,-3-3 1,0 4-2000,0 0 1823,0 4 0,8-3 0,2 3 0</inkml:trace>
  <inkml:trace contextRef="#ctx0" brushRef="#br0" timeOffset="387">736 46 7939,'9'-8'498,"-1"2"813,-2-6-753,-2 6 1,-8-1 79,-2 4 0,-3 0-332,-3 3 1,1 4-73,-1 2 1,1 3-107,-1 3 1,1 6 91,-4 6 1,3 3 91,-3 4 1,3 4-161,-3 4 0,3 4-138,0 0 1,2 5-116,1 4 1,0-4-379,0-3 1,1 2-652,2-8 1,2 2 569,4-7 1,0-3-852,0-1 1411,0-6 0,8-2 0,2-3 0</inkml:trace>
  <inkml:trace contextRef="#ctx0" brushRef="#br0" timeOffset="697">926 274 9218,'17'-6'0,"-1"0"0,-2 3 0,-1 4 3049,-5 5-2585,1 2 1,-7 4-226,4 0 0,-3 7-344,3-1 0,-1 6 126,1 1 1,2 2-99,-2 3 1,-1-2-595,1 2 0,-4-2 508,1-4 1,-2 0-990,-1-6 0,0 1-889,0-7 2041,-4-4 0,-1-8 0,-4-5 0</inkml:trace>
  <inkml:trace contextRef="#ctx0" brushRef="#br0" timeOffset="801">1044 398 7962,'4'-28'0,"2"1"398,6 0 1,3 1-37,6 2 0,0 1 369,3 5 1,-3 7-271,3 2 1,0 6-193,4 0 0,-4 3-2379,0 3 2110,-4 2 0,10 8 0,-1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06.190"/>
    </inkml:context>
    <inkml:brush xml:id="br0">
      <inkml:brushProperty name="width" value="0.08547" units="cm"/>
      <inkml:brushProperty name="height" value="0.08547" units="cm"/>
      <inkml:brushProperty name="color" value="#E71224"/>
    </inkml:brush>
  </inkml:definitions>
  <inkml:trace contextRef="#ctx0" brushRef="#br0">1 65 7878,'9'-3'88,"0"0"0,0 1 0,0 1 0,0 1 0,0 1 0,0 3 1,2 4-1,0 4 0,2 2 0,1 3 0,2 3 0,1 2 1,0 1-1,-2 2 0,-2 1 0,0 0 0,-2 0 0,-3-3 0,-3 0 1,-2-2-1,-1 0 0,-2-2 0,-4-2 0,-3-4 0,-4-2 1,-2-3-1,-1-2 0,0-3 0,-2-2-88,-1-1 0,-1-8 0,0-2 0</inkml:trace>
  <inkml:trace contextRef="#ctx0" brushRef="#br0" timeOffset="16">164 45 9348,'22'-4'0,"3"-2"0,1-2 0,0 0 0,-2 1 0,-2 2 0,0 1 152,-1 2 0,0 2 1,-3 3-1,0 2 1,0 1-1,0 0-152,1 1 0,-5 1 0,-1 1 0</inkml:trace>
  <inkml:trace contextRef="#ctx0" brushRef="#br0" timeOffset="488">982 163 7850,'4'-9'1032,"-3"0"-54,3 4-569,-4-3 1,-1 7-54,-2-2 0,-2 6-105,-4 3 1,0 6 136,-1 3 0,1 10-33,0 5 1,0 6 31,0 3 0,-1 2-249,-2 5 1,2 2-83,-2 0 1,2 4-393,1-4 0,0 3-81,0-2 0,-1-2-960,1-4 0,3-6 668,0-4 0,4-8 709,-1-1 0,6-3 0,2-3 0</inkml:trace>
  <inkml:trace contextRef="#ctx0" brushRef="#br0" timeOffset="739">1118 417 7947,'14'0'0,"-2"0"464,-2 4 0,-2 2 0,-1 6 356,-1 3 1,0 4-89,3 5-360,0 5-561,4 7 250,-2 4 0,3 2 1,-3 2 39,1-2 1,-3-1-866,-3-5 0,-4-8 389,1-4 0,-3-8-741,-3-4 1,0-6 1115,-6-6 0,-2-13 0,-7-6 0</inkml:trace>
  <inkml:trace contextRef="#ctx0" brushRef="#br0" timeOffset="860">1198 535 7929,'8'-27'0,"3"3"680,7 3 1,0 6 152,0 3 0,4 2 224,2 1 0,4 3-573,2 0 1,-1 4-47,4-1 0,-4 6-895,2 3 0,-3 3 201,-1 3 256,0 2 0,5 4 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04.962"/>
    </inkml:context>
    <inkml:brush xml:id="br0">
      <inkml:brushProperty name="width" value="0.08547" units="cm"/>
      <inkml:brushProperty name="height" value="0.08547" units="cm"/>
      <inkml:brushProperty name="color" value="#E71224"/>
    </inkml:brush>
  </inkml:definitions>
  <inkml:trace contextRef="#ctx0" brushRef="#br0">55 137 9003,'8'-19'0,"-2"2"0,-3 2 0,-2 3 2255,-1 2-1850,-4 1-62,3 0 0,-7 0-90,3 0-51,0 4-780,-3-3 450,7 7 1,-3-5-87,4 3 0,1 2-255,2-2-41,2 2 312,4 5 1,3-2 45,0 5 194,0 3 0,0 1-172,1 4 198,-5-4 1,-1 6-49,-4-2 1,0 2 0,-4 1 28,-2 1 1,-3-1-87,-6 0-210,1 0 220,-6-4 94,3-1-74,0-4 0,0-1 2,2-2 362,2 2 1,-2-2 165,6 3-242,2 0-227,4 0-50,4 0 1,4 0 55,4 0 1,4 0-749,-1 0 1,2 0-1,1-1 688,1-2 0,3 2 0,1-3 0</inkml:trace>
  <inkml:trace contextRef="#ctx0" brushRef="#br0" timeOffset="139">417 391 7786,'9'0'4602,"-4"0"-3141,-1 0-976,-4 0-3947,-4 0 1851,3 0 1611,-3 0 0,4 0 0</inkml:trace>
  <inkml:trace contextRef="#ctx0" brushRef="#br0" timeOffset="359">671 127 8910,'9'-11'1901,"0"2"-1143,-4 6 1,2 9-251,-4 6 0,4 4-675,-1 5 0,2 1 61,1 2 1,1 5-35,-1-2 0,0 2-24,0-5 1,-1 1-269,-2-4 1,-1-1-1817,-2-4 2248,-2 1 0,3-7 0,-4 3 0</inkml:trace>
  <inkml:trace contextRef="#ctx0" brushRef="#br0" timeOffset="479">763 128 7791,'8'-13'0,"2"4"1365,8 0 1,0 0-636,0 3 0,1 2-101,3 1 0,1 2-1037,4 1 1,2 4-2550,4 2 2957,5 6 0,15 2 0,3 4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07.811"/>
    </inkml:context>
    <inkml:brush xml:id="br0">
      <inkml:brushProperty name="width" value="0.08547" units="cm"/>
      <inkml:brushProperty name="height" value="0.08547" units="cm"/>
      <inkml:brushProperty name="color" value="#E71224"/>
    </inkml:brush>
  </inkml:definitions>
  <inkml:trace contextRef="#ctx0" brushRef="#br0">171 137 8185,'-9'-5'2532,"0"2"-2201,0 2 0,-4 1-130,-2 0 1,-1 1-89,1 2 0,-2 2-73,1 4 1,3 1-382,1 2 1,2 1 131,1 2 0,4 2 130,2-2 1,3 2-346,3 2 1,7-1 149,8 0 0,6 0-58,6 0 0,5-4 110,4-2 1,2-6 112,-2-3 4,-6-2 183,7-5 1,-12-2 0,1-6 0,-5-4 0,-6-4-1,-5-4 1,-4-3 0,-2-3 810,-4 0-676,-2 0-172,-5 3 0,-1 2-12,-5 1 0,-3 4-89,-2-1 0,-3 6 105,-3 3 1,3 2-28,0 1 1,-1 4 43,4 2 0,1 2-73,-1 1 0,5 1-123,1 2 0,1 2-38,5 4 1,-3-3-146,3 0 1,0 0-131,3 3 1,4 0 160,2 0 0,2-3 152,1 0 1,3 0-59,0 3 0,0 1 297,-3 2 1,3-1-125,1 5 1,-1-1 777,-3 3 1,-1 4-8,-2 2 1,1 6 283,-4 4 0,3 3-424,-3-1 0,0 3-246,-3-6 1,3 1-453,0-1 1,0-5 116,-3-7 1,0-3-601,0-3 0,1-2 240,2-4-917,-2-4 1246,7-1 0,1-4 0,5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08.364"/>
    </inkml:context>
    <inkml:brush xml:id="br0">
      <inkml:brushProperty name="width" value="0.08547" units="cm"/>
      <inkml:brushProperty name="height" value="0.08547" units="cm"/>
      <inkml:brushProperty name="color" value="#E71224"/>
    </inkml:brush>
  </inkml:definitions>
  <inkml:trace contextRef="#ctx0" brushRef="#br0">1 100 8538,'0'-10'2531,"4"1"-1494,-3 0-208,-1 4-344,-1-3-523,-3 7 0,4-2-291,0 6 0,0 6 196,0 6 1,5 7 120,4 2 1,1 5 222,5 1 0,-3 4-167,3 0 0,-4-3-39,1-1 1,-4-2 6,-2 0 0,-4-6-131,1-4-89,-2 0 1,-2-9-300,-2 0 0,-3-4-612,-7-5 1,2-8 1118,-4-4 0,0-8 0,-3-3 0</inkml:trace>
  <inkml:trace contextRef="#ctx0" brushRef="#br0" timeOffset="128">83 101 7758,'10'-5'2724,"3"4"-1785,1-7 1,1 3-6,0-4 282,0 0-722,3 0 0,-3 0 63,0 0-3278,1 0 1881,2 4 1,0-2 839,0 4 0,4-4 0,1 2 0</inkml:trace>
  <inkml:trace contextRef="#ctx0" brushRef="#br0" timeOffset="357">637 20 9306,'11'-4'1548,"-2"-2"0,-2 4-1063,-7 5 0,-4 4-104,-2 11 0,0 4-7,-3 11 0,1 2 153,-7 7 0,3 1-149,-4 6 0,4-3-118,-3 2 1,3 0 42,-3 0-126,4-1 0,-5 5 126,4-4-3483,0 5 2144,7-7 0,-3 0 24,5-7 1012,0-6 0,7 2 0,2-2 0</inkml:trace>
  <inkml:trace contextRef="#ctx0" brushRef="#br0" timeOffset="826">999 310 10773,'8'-5'0,"-2"3"0,-3 7 0,-1 8 0,1 7 0,4 7 0,3 4 0,2 5 0,0 2 0,-1 2 0,-1-1 0,-3-2 0,-2-3 0,-3-7 0,-1-5 0,-1-4 0,-1-3 0,-2-4 0,-3-4 0,-2-4 0,-5-10 0,-1-3 0</inkml:trace>
  <inkml:trace contextRef="#ctx0" brushRef="#br0" timeOffset="857">1071 300 9601,'30'-4'0,"2"-1"0,0-1 0,2 1 0,0 1 0,0 2 1606,-4 1 1,1 1 0,-1 0-1040,0 0-404,-2 4 0,1-3-2295,-2 2 2132,7 2 0,-6-4 0,8 3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31.139"/>
    </inkml:context>
    <inkml:brush xml:id="br0">
      <inkml:brushProperty name="width" value="0.08547" units="cm"/>
      <inkml:brushProperty name="height" value="0.08547" units="cm"/>
      <inkml:brushProperty name="color" value="#E71224"/>
    </inkml:brush>
  </inkml:definitions>
  <inkml:trace contextRef="#ctx0" brushRef="#br0">1 45 7834,'15'-8'0,"-1"2"762,-1 3-452,-1 2 0,-6 1 25,0 0-477,-4 0 0,3 0 155,-2 0-48,-2 4 42,3 5 0,-4 1 1,1 3 171,2 0-110,-2 1 1,7 8 0,-3 3 0,1 2-45,0 3-90,0-2 0,4 7 0,-1-1 0,0 1-180,0 1 1,-3-2-1,0-2 13,1-1-125,-3-5 1,3-1-1,-3-4 1,0-4 356,0-4 0,-1-3 0,-3-1 0</inkml:trace>
  <inkml:trace contextRef="#ctx0" brushRef="#br0" timeOffset="314">326 137 7965,'13'-5'0,"-2"1"35,4-2 1,-3 2 50,4 4 1,-4 5 43,3 4 0,-1 2 345,1 4 1,2 4-533,-2 5-130,2 2-3,2 1 0,-4 1-41,0-1 228,-4 0-166,2-4 0,-7 2 0,-1-3 0,-1-3-281,-2-3 142,-1-3-264,-1-4 306,-4-4 1,-1-3 265,-4-8 0,-4-8 0,-1-9 0</inkml:trace>
  <inkml:trace contextRef="#ctx0" brushRef="#br0" timeOffset="451">435 163 7965,'0'-9'100,"0"-3"-51,0-1 1,5 0-16,4 1 1,4 1 12,5-4 1,4 5 394,3 1 1,1 1-587,1 5 43,0-4 1,-1 6-387,-1-2 1,0 2-1,-3 1-120,1 0 607,-3 4 0,7-3 0,-4 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30.128"/>
    </inkml:context>
    <inkml:brush xml:id="br0">
      <inkml:brushProperty name="width" value="0.08547" units="cm"/>
      <inkml:brushProperty name="height" value="0.08547" units="cm"/>
      <inkml:brushProperty name="color" value="#E71224"/>
    </inkml:brush>
  </inkml:definitions>
  <inkml:trace contextRef="#ctx0" brushRef="#br0">1 454 7662,'13'41'0,"2"-3"580,2-3-518,1-8 1,-3-4 0,-4-3-233,-4 1 0,-3 8 15,-4 2 139,0 11 116,-4 4 1,0 6-123,-2-1 0,2-6 164,4 0 0,1-7 1,3-2-1,6-8-127,7-6 92,1-11 1,13-11-61,2-18 0,11-23 4,7-32-801,-22 29 1,0-3 402,1-12 1,-1-4-914,3-6 0,0-2 1175,-2-1 0,-1-3 85,1-7 0,-1-2 0,-2 2 0,0-1 0,0-3 0,0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29.306"/>
    </inkml:context>
    <inkml:brush xml:id="br0">
      <inkml:brushProperty name="width" value="0.08547" units="cm"/>
      <inkml:brushProperty name="height" value="0.08547" units="cm"/>
      <inkml:brushProperty name="color" value="#E71224"/>
    </inkml:brush>
  </inkml:definitions>
  <inkml:trace contextRef="#ctx0" brushRef="#br0">0 281 8777,'15'1'0,"-1"2"0,-1 3 0,-1 3 277,-2 0-11,-1 0 1,-3 3-186,0 0-66,-4 4 0,2-2 0,-4 5 0,0 2 0,0 4-441,0 1 174,0-3 126,0-1 1,0-5-106,0-2 142,4-1 0,2-6 0,6-3-214,3-5 180,6-8 0,8-15 0,6-8-43,3-6-15,5-4-735,-9-5 796,9-3 23,-10 2 0,8 2-821,-5 6 752,-4 1 73,3 2 1,-6 1 92,1 2 0,2 1 0,0 5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41.407"/>
    </inkml:context>
    <inkml:brush xml:id="br0">
      <inkml:brushProperty name="width" value="0.08547" units="cm"/>
      <inkml:brushProperty name="height" value="0.08547" units="cm"/>
      <inkml:brushProperty name="color" value="#E71224"/>
    </inkml:brush>
  </inkml:definitions>
  <inkml:trace contextRef="#ctx0" brushRef="#br0">0 11 9855,'5'-9'-326,"-1"7"-51,-4 6 0,0 7 481,0 4-307,0 2 1,0 1 332,0 8-36,4-2 98,5 12-145,5 0-1,4 1 226,5 8 0,0-5-143,4 2 1,3 2 101,0-5 1,2-1 59,-2-5-190,-2 3-64,-1-8 18,0-1 0,-9-2-94,0-3 0,-5-5-403,-7-5-893,-2-2 912,-12-5 0,-6-9-920,-10-8 1343,-2-8 0,-6-8 0,0-4 0</inkml:trace>
  <inkml:trace contextRef="#ctx0" brushRef="#br0" timeOffset="149">35 193 7935,'22'-19'0,"0"-1"0,5 8 1838,-2 0-754,6 6-994,1-2 0,-3 4-277,4-2 1,-1-1-1174,2 4 988,1-4-44,-7 6 1,6-7 0,-2 1-245,0-4 660,1-3 0,7-8 0,2-1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40.883"/>
    </inkml:context>
    <inkml:brush xml:id="br0">
      <inkml:brushProperty name="width" value="0.08547" units="cm"/>
      <inkml:brushProperty name="height" value="0.08547" units="cm"/>
      <inkml:brushProperty name="color" value="#E71224"/>
    </inkml:brush>
  </inkml:definitions>
  <inkml:trace contextRef="#ctx0" brushRef="#br0">0 64 8929,'10'8'0,"1"-1"0,1-2 781,-1-1-1129,-1-1 120,-5-3 0,1 4 789,-3 2-260,-2 2-168,7 2-285,-7-1 0,6 0 32,-4 0 0,4 3-119,-1 0 185,2 0 1,5 0-74,2 0 1,5-1-120,1-5 1,6-2 79,0-4 1,1-6-191,5-6 0,-4-11-541,-2-13 897,0-9 0,-8-5 0,3-4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40.605"/>
    </inkml:context>
    <inkml:brush xml:id="br0">
      <inkml:brushProperty name="width" value="0.08547" units="cm"/>
      <inkml:brushProperty name="height" value="0.08547" units="cm"/>
      <inkml:brushProperty name="color" value="#E71224"/>
    </inkml:brush>
  </inkml:definitions>
  <inkml:trace contextRef="#ctx0" brushRef="#br0">0 110 8088,'15'9'0,"-2"1"0,-2 1 841,-3 1-633,-5 4-139,2 2-9,-5 1 1,0 4 251,0-5-559,0 0 212,0-4 42,0 3-485,0-3 365,0-4 0,1 2-53,2-6 113,2-2 0,4 0 198,0-4 0,5-5-140,4-4 0,0-4-68,3-5 96,2-4 0,-4-2-132,-1-7 0,-1 3-177,-5-2 0,2-1-569,-5 1 448,2 3 211,-6 1 1,1 11 185,0 0 0,-4 4 0,2 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40.241"/>
    </inkml:context>
    <inkml:brush xml:id="br0">
      <inkml:brushProperty name="width" value="0.08547" units="cm"/>
      <inkml:brushProperty name="height" value="0.08547" units="cm"/>
      <inkml:brushProperty name="color" value="#E71224"/>
    </inkml:brush>
  </inkml:definitions>
  <inkml:trace contextRef="#ctx0" brushRef="#br0">10 86 8282,'0'-12'0,"0"0"-104,0 1-256,0 1 0,0 1 255,0 0-4,0 0 150,-4 4-70,3-3 0,-3 8 1,4 0-271,0 5 483,4 7-143,-3-2 105,7 7 1,-3-3 333,4 4-146,0 1-220,0-5 0,0-1 0,0-4-179,0 0 0,4-3 0,2-1 99,3-1-377,0-1 0,1-4 74,2-2-237,-2-6 0,3-2 421,-3-4 7,-1 0 0,-1-4 78,-2 1 0,-2-4 0,-4-1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39.839"/>
    </inkml:context>
    <inkml:brush xml:id="br0">
      <inkml:brushProperty name="width" value="0.08547" units="cm"/>
      <inkml:brushProperty name="height" value="0.08547" units="cm"/>
      <inkml:brushProperty name="color" value="#E71224"/>
    </inkml:brush>
  </inkml:definitions>
  <inkml:trace contextRef="#ctx0" brushRef="#br0">0 236 7862,'10'-10'558,"-1"4"-331,0 4 1,-1 6-232,-2 2 1,1 3-215,-4 3 126,4 6 0,-3 5-179,2 5 190,2-5 0,-6 1 0,3-5-2,-1-2 0,3-5 6,-1 0 1,2-5 214,1-4-165,4-2-40,2-1 32,7-4 1,-2-3 193,4-5-69,0-2 0,-1-8-46,-1-2-23,-3-6-338,-5-3 197,-1-3 1,-4-3-83,0 0 1,-4-1-536,-2 4 737,-2 0 0,-1 3 0,0 2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17.975"/>
    </inkml:context>
    <inkml:brush xml:id="br0">
      <inkml:brushProperty name="width" value="0.08547" units="cm"/>
      <inkml:brushProperty name="height" value="0.08547" units="cm"/>
      <inkml:brushProperty name="color" value="#E71224"/>
    </inkml:brush>
  </inkml:definitions>
  <inkml:trace contextRef="#ctx0" brushRef="#br0">1 27 8199,'3'-11'291,"0"2"-45,0 6 2,1-1 0,-3 4-625,3 0 335,0 4 0,-2 2-6,4 6 1,-4-1 152,1 5 0,1 2 359,-1 3-364,4 0 0,-6 1 99,2 2-66,-2 3 67,-1-4-33,4 3-177,-3-3 1,3 3 158,-4-1-796,4 1 729,-3-7 9,8 7 1,-7-10 23,4 2 0,-4-5-747,1 3 56,-2-5 0,-1-1-81,0-4 657,4 0 0,1-1 0,4-1 0</inkml:trace>
  <inkml:trace contextRef="#ctx0" brushRef="#br0" timeOffset="337">291 135 7986,'9'-9'0,"-1"3"118,-2 0-118,2 4 1,-7-1 83,2 6 1,2 2-83,-2 4 1,1 3-57,-1 0 0,1 4 82,2 0 0,2 1 8,-2 1 1,5 0 97,1 0 0,4 0-91,-1 0 1,-1-2 143,1-1 1,4-4 32,2 1-185,4-2 1,-3-4-436,2 0 259,3-4 0,-4 3-1318,4-2 1387,0-2 1,-3 3-1,0-4 1,-3 0-150,-4 0 1,0-1 220,-5-2 0,4-2 0,-2-4 0</inkml:trace>
  <inkml:trace contextRef="#ctx0" brushRef="#br0" timeOffset="519">655 207 7986,'-5'9'469,"2"0"1,2 0 25,1 0 0,0 3-87,0 0 1,0 8-228,0 2 44,0 3-672,0 6 439,4-3 1,-3 7-1,2-4 1,-2 0-1099,-1 0 754,0 0 0,3-4-617,0 0 562,0-4 407,1-1 0,1 0 0,4 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52.014"/>
    </inkml:context>
    <inkml:brush xml:id="br0">
      <inkml:brushProperty name="width" value="0.08547" units="cm"/>
      <inkml:brushProperty name="height" value="0.08547" units="cm"/>
      <inkml:brushProperty name="color" value="#E71224"/>
    </inkml:brush>
  </inkml:definitions>
  <inkml:trace contextRef="#ctx0" brushRef="#br0">72 469 8214,'-4'-27'0,"-2"4"0,-1 5 2192,1 5-1820,-2 7 1,3 2 71,-5 4 0,4 0-381,0 0 1,3 0-367,-3 0 0,4 4 22,-1 2 1,3 3-273,3 3 1,3-1 137,6 4 0,-1-1 167,5 1 0,-1 2 135,3-5 0,0 1-109,0-1 1,3-5 368,0 2 1,2-6-22,-2 0 1,-2 1 19,2-1 1,-2 0 43,-1-3 0,1-3 124,-1 0 0,-3-3 6,0 3 0,-3-4-52,3 1 0,-3-1-199,3 1 0,1-1 2,2 4 0,0-3-157,0 3 0,-1 0 75,-2 3 1,2 0-199,-2 0 0,3 1 68,0 2 1,-3-1-131,0 4 1,-4-3-476,1 3 0,-2 0 746,-1 3 0,4-4 0,2-1 0</inkml:trace>
  <inkml:trace contextRef="#ctx0" brushRef="#br0" timeOffset="150">417 268 8067,'0'-13'1117,"0"-2"-575,0 6-299,0 1-133,0 8 0,4 1-1119,2 2 1,3 5 1008,3 4 0,6 0 0,5-3 0</inkml:trace>
  <inkml:trace contextRef="#ctx0" brushRef="#br0" timeOffset="331">1005 441 7988,'15'2'0,"-1"4"287,-1 6 1,0 5 49,-4 1 0,0 4 391,0 2 0,0 3-1204,0 4 1,0-2 208,0 4 1,-3-5-533,0-1 0,-3-3 338,3-6 0,-4-7-209,1-2 670,-2-6 0,-1-3 0,0-5 0</inkml:trace>
  <inkml:trace contextRef="#ctx0" brushRef="#br0" timeOffset="1005">1052 404 7892,'0'-14'74,"4"4"-37,2 4 0,3 4 264,3-1 1,-1 3 454,4 3 0,-1 2-664,1 4 0,2 4 60,-2 2 0,0 1-427,0-1 1,-4 1 63,1-3-243,-6 3 1,1-6 127,-4 2 1,-1-3-422,-5-3 228,-2-2-182,-4-4 431,0 0 0,4-4 270,2-2 0,3-1 2,3 1 0,3-3-2,6 0 0,-1 0 272,4-3 1,-4 1-44,1 2 0,2 1 126,2 2 0,-2-2-165,1 2 1,-3 1 29,3-1 0,-4 4-85,1-1 1,-2 2 14,-1 1 0,0 0-129,0 0 1,1 0-19,-1 0 1,-3 3-107,0 0 1,-1 4 116,1-1 0,2 2-101,-2 1 1,2 3 63,1 0 0,0 4-140,0-4 0,-3 3 23,0-3 1,-3 3 61,3-3 0,-4-3-363,1-3 309,-2-4 0,0 2 117,2-4 0,-2-1-24,2-2 0,-2-5 89,-1-4 0,0-4-64,0 1 1,0 1 148,0-1 1,0 1-21,0-2 0,3 3-104,0 4 0,6 0 30,0 0 0,1 4-13,5 2 0,-3 2 180,3 1 1,-3 5 26,3 4 0,-3 1 56,3 5 0,-3-1-121,0 2 1,-5 0-60,-1-4 1,-4 3-200,1-3 1,-2-3 94,-1-3 0,-4-4-148,-2 1 0,-2-2 47,-1-1 0,0-3 7,-1 0 0,1-4-64,0 1 1,3-3-38,0-3 1,4 2 45,-1-2 1,2 2 55,1 1 1,4-1 127,2 1 0,3 3-69,3 0 0,-2 4 176,3-1 1,0 2-110,-1 1 1,3 0 158,-3 0 1,3 1-41,-3 2 0,3 2-93,-3 4 0,4 0 166,-4 1 0,3-1 37,-3 0 0,4 0-228,-1 0 1,2-3 85,1 0 1,1 0-497,-1 3 0,0-3-81,0 0 1,0-4-861,0 1 1310,0-2 0,1-1 0,-1 0 0</inkml:trace>
  <inkml:trace contextRef="#ctx0" brushRef="#br0" timeOffset="1159">2086 123 8029,'0'-18'159,"0"4"-324,0 4 1042,0 6-2405,0 4 1528,4 0 0,1 0 0,4 0 0</inkml:trace>
  <inkml:trace contextRef="#ctx0" brushRef="#br0" timeOffset="1792">2204 68 8029,'9'14'0,"3"4"395,0-3 0,3 6 76,-3 3 1,4 6 42,-1 4 0,-1 5-310,2 3 0,-4 3-210,3 0 1,-4-7-592,1-1 1,1-7 444,-1 0 1,1-6-167,-1-3 1,-2-6 77,2-2 1,2-4-174,-2-3 0,4-2 137,-1-4 0,-1 0 78,1 0 1,-3-3 292,3 0 1,-4-1-47,2 1 1,-3 2 261,-1-2 0,0 2-89,0 1 0,-3 4 119,0 2 0,-4 2-77,1 1 1,-2 1-83,-1 2 1,0-2-74,0 2 1,-4-2-178,-2-1 1,-3-1-1,-2-2 1,-2-3-1,-1-2-383,-3-1 82,0 0 1,2-4 132,0-2 1,5-2-67,1-1 0,1-3 145,5 0 1,0-4 186,3 1 0,4-2-124,2-1 0,6-2 107,3-1 1,-1 2 11,1-2 0,0-2 198,4-2 0,-2 2-37,-2-1 1,2 0-98,-2-3 0,-2-4-32,-1 1 0,-2-4 12,-1 1 0,-1 1-13,-1 2 0,0 2 98,-4 1 1,0 5 194,-3 3 1,0 2-177,0 5 0,-4 0 56,-2 3 0,-4 4 45,-2 2 0,2-1-58,-2 1 0,1 1-285,-1 5 1,3 3 4,0 6 0,1 6-106,5 6 1,0 7 59,3 2 1,4 3-146,2 4 1,3-2 53,3 4 0,1-5-76,2 0 0,3-5-5,1-5 1,-1-3 97,3 1 1,1-8 159,-1 1 1,0-7 16,-2-2 1,-1-4 124,0-5 1,-3 0-61,0 0 1,-4-4 148,1-2 1,-2-3-99,-1-3 1,-1 1 116,-2-4 0,-1 3-70,-5-4 1,0 8 18,0-1 583,0 2-278,0-2-407,0 4 0,0 6-60,0 8 1,5 5-189,4 7 1,2 3-100,7 3 0,-1 0-393,7 0 1,-2 1 666,6-1 0,-3 0 0,6 0 0</inkml:trace>
  <inkml:trace contextRef="#ctx0" brushRef="#br0" timeOffset="2092">3610 541 8032,'0'-9'0,"1"1"1244,2 2-236,-2 2-1080,3 4 27,-8 4 1,0 1-330,-2 4 0,1 0 97,2 0 0,2 1-27,-2 2 0,2-1 129,1 5 0,1-5 35,2 1 1,2-3 78,4-3 1,1 1-82,2-4 1,2 3 216,4-3 1,0 1-111,0-1 1,1-1 223,-1 4 0,3-4 26,0 1 0,0 1-14,-3-1 0,-1 1-109,-1-1 0,1-1-25,-2 4 1,-1-3-133,1 3 0,0 0-246,3 4 1,0-1 310,1 0 0,-1 0 0,0 0 0</inkml:trace>
  <inkml:trace contextRef="#ctx0" brushRef="#br0" timeOffset="2266">3610 260 8601,'0'-20'0,"1"3"339,2 5 0,2 3-449,4 6 1,1 0 152,2 3 0,3 0-62,6 0 0,5 4-1269,5 2 1288,3 7 0,2-3 0,6 3 0</inkml:trace>
  <inkml:trace contextRef="#ctx0" brushRef="#br0" timeOffset="2808">4499 6 8251,'9'-5'840,"0"5"1,-4 6-755,-2 6 1,-1 2-1,0 4 1,2 2-1,0 4-467,0 3 337,3 2 0,-5 1-211,4 0 1,0 1 28,3-4 0,0 0 129,0 0 0,0 1-97,1-1 1,3 0 7,2 0 0,2-4 67,1-1 1,3 0-23,0-1 1,5 0 18,-2-3 0,-1-4 164,1-2 0,-1-1-90,1-2 0,0-4 224,-3-2 0,-3-2-72,0-1 0,-4-1 156,-5-2 1,0-6-8,0-7 1,-4-1-148,-2-1 1,-1 0 2,-2 0 1,-5 0-1,-1 0 0,-2 0-21,-1 3 1,3 3 20,0 6 1,0 1-165,-3 2 0,3 3 69,0 0 1,4 5-161,-1 7 1,2 3-8,1 7 1,3 0-6,0 2 1,7 1 85,-1-4 0,0 0-102,0-2 0,1-2 128,5-2 0,3-2-19,-3-4 0,2-1 152,1-2 0,1 1-77,2-4 0,-2 0 201,3-3 0,0 0-3,-1 0 0,0 0 36,-3 0 0,0 0-103,1 0 0,-5 1 19,-2 2 0,-2-1 2,-1 4-51,-4 0 1,-1 3-156,-4 1 0,-4-5 135,-2-2 1,-6-2-382,-3-1 1,-2-1-157,-2-2 0,1-2-901,0-5 1347,4-7 0,-3-2 0,3-8 0</inkml:trace>
  <inkml:trace contextRef="#ctx0" brushRef="#br0" timeOffset="3281">5296 260 8089,'9'-13'0,"1"3"0,2-2 1242,-2 2-297,3 4-624,-4 2 0,-1 5-71,-1 2 0,0 7-186,-4 5 0,3 3-50,-3 3 1,4 3-193,-1 6 0,-1-1 108,1 1 0,0 1-189,3-1 1,3 1-116,0-4 1,3-1 113,-3-2 0,6 1-20,0-3 1,1-1 123,5-3 1,-3-4 127,3-2 1,-2-2-83,2-1 0,-4-4 119,1-2 0,-2-2-17,-1-1 0,-4-1 138,-1-2 0,-3 1 65,-1-4 0,-4-3-66,-2-3 0,-2-1 58,-1 1 1,0 2-16,0-2 0,-1 2 68,-2 1 0,1 2-178,-4 1-29,4 4 0,-3-2-4,2 4 0,2 5-20,-2 4 1,5 2-48,1 4 1,7 0 89,-1 3 1,5 1-87,-2 2 1,5-5 30,1 3 0,0-4-6,4 0 0,0-2-1,-1-4 1,4-3 12,-1 0 0,3-4-2,0 1 1,-1-2-6,-2-1 0,1 0-6,-4 0 0,1 0 11,-4 0 0,0-1-14,0-2 1,0 2 12,0-2 0,-3 2-2,1 1 1,-5 0-81,1 0 1,-5 0-349,-1 0-795,0 4 865,-1 1 0,-1 1-730,-4 0 1090,0-4 0,-4 2 0,-1-4 0</inkml:trace>
  <inkml:trace contextRef="#ctx0" brushRef="#br0" timeOffset="3489">5532 369 8234,'-43'-14'0,"1"-5"0,-2 0 160,-4 2 253,-2 4 0,-8 0-88,-3-2 1,-2-2-451,-4-1 0,3-1 25,-3 1 0,7 4 1,3 2-1,6 2 0,5 0-1320,6-2 1097,7 2 0,3 0-103,5 4 426,3 0 0,4-3 0,0-1 0</inkml:trace>
  <inkml:trace contextRef="#ctx0" brushRef="#br0" timeOffset="4032">6785 741 8022,'23'-18'587,"-4"3"-74,-4 3 1,-7 6 1207,1 3-822,-6 2-477,1 1-1813,-4 0-13,-4 0-522,3 0 1926,-3 0 0,4 4 0,0 1 0</inkml:trace>
  <inkml:trace contextRef="#ctx0" brushRef="#br0" timeOffset="4174">7302 840 8167,'30'-8'0,"0"-4"0,-3 1 1116,-2 2 0,-9 1 31,-1 5-1104,-4-4-97,-2 6-603,0-7 657,0 7 0,4-7 0,1 3 0</inkml:trace>
  <inkml:trace contextRef="#ctx0" brushRef="#br0" timeOffset="4885">7636 269 8063,'0'-31'0,"0"4"0,0 8 1930,0 9-1449,4 2 0,1 7-257,5-2 1,-1 2-349,0 1 0,4 0-365,2 0 0,2 0 193,1 0 1,4 1 119,3 2 1,2-1-187,3 4 0,3 0 62,7 3 0,-2 1 300,4 3 0,1-3 0,2 3 0</inkml:trace>
  <inkml:trace contextRef="#ctx0" brushRef="#br0" timeOffset="5099">8625 41 8606,'1'-16'540,"2"4"491,-2 12 0,3 10-401,-4 8 0,0 5-208,0 5 0,0 7-416,0 7 1,0 4-389,0 2 0,0-2-569,0 3 0,1-4 525,2-3 1,2 3-1218,4-3 1643,0 2 0,5-2 0,0-2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7:51.330"/>
    </inkml:context>
    <inkml:brush xml:id="br0">
      <inkml:brushProperty name="width" value="0.08547" units="cm"/>
      <inkml:brushProperty name="height" value="0.08547" units="cm"/>
      <inkml:brushProperty name="color" value="#E71224"/>
    </inkml:brush>
  </inkml:definitions>
  <inkml:trace contextRef="#ctx0" brushRef="#br0">2060 550 7775,'-6'-14'0,"-3"3"-434,-5 4 1,-4 3 929,-3 4 0,-7-4-213,-9-2 1,-8 1-176,-9-1 0,-6 0-111,-6-3 1,-4 0-151,-5-1 0,-1 0 158,-6-2 0,9 2-4,-6-2 0,4 3 15,-4 3 1,5-2 3,5 2 0,0 2-79,0 1 1,-3 2 49,3 1 0,3 0-132,0 0 0,6 0 48,-3 0 0,6 0-4,3 0 0,3 0-63,6 0 1,4 0-197,1 0 1,8 0 355,5 0 0,1-3 0,6 0 0,6 1 0,5 1 0</inkml:trace>
  <inkml:trace contextRef="#ctx0" brushRef="#br0" timeOffset="242">282 232 7853,'0'-5'1358,"-3"1"-475,-3 4-576,-4 4 0,-9 1-82,-2 4 1,-2 3-108,-4 0 0,3 4-142,3-1 0,0 1-59,3-1 0,-1 3-216,7-3 1,4 2 258,5 1 0,8-1-239,7-2 0,11 1-14,13-4 1,8 1 43,4-4 1,11 1 27,2 2 1,8-2-58,4 2 0,7-2-340,4-1 0,8 1 359,-1 2 0,0-3 259,-3 0 0,2 0 0,-3-3 0</inkml:trace>
  <inkml:trace contextRef="#ctx0" brushRef="#br0" timeOffset="684">2859 469 8214,'-4'-27'0,"-2"4"0,-1 5 2192,1 5-1820,-2 7 1,3 2 71,-5 4 0,4 0-381,0 0 1,3 0-367,-3 0 0,4 4 22,-1 2 1,3 3-273,3 3 1,3-1 137,6 4 0,-1-1 167,5 1 0,-1 2 135,3-5 0,0 1-109,0-1 1,3-5 368,0 2 1,2-6-22,-2 0 1,-2 1 19,2-1 1,-2 0 43,-1-3 0,1-3 124,-1 0 0,-3-3 6,0 3 0,-3-4-52,3 1 0,-3-1-199,3 1 0,1-1 2,2 4 0,0-3-157,0 3 0,-1 0 75,-2 3 1,2 0-199,-2 0 0,3 1 68,0 2 1,-3-1-131,0 4 1,-4-3-476,1 3 0,-2 0 746,-1 3 0,4-4 0,2-1 0</inkml:trace>
  <inkml:trace contextRef="#ctx0" brushRef="#br0" timeOffset="834">3204 268 8067,'0'-13'1117,"0"-2"-575,0 6-299,0 1-133,0 8 0,4 1-1119,2 2 1,3 5 1008,3 4 0,6 0 0,5-3 0</inkml:trace>
  <inkml:trace contextRef="#ctx0" brushRef="#br0" timeOffset="1015">3792 441 7988,'15'2'0,"-1"4"287,-1 6 1,0 5 49,-4 1 0,0 4 391,0 2 0,0 3-1204,0 4 1,0-2 208,0 4 1,-3-5-533,0-1 0,-3-3 338,3-6 0,-4-7-209,1-2 670,-2-6 0,-1-3 0,0-5 0</inkml:trace>
  <inkml:trace contextRef="#ctx0" brushRef="#br0" timeOffset="1689">3839 404 7892,'0'-14'74,"4"4"-37,2 4 0,3 4 264,3-1 1,-1 3 454,4 3 0,-1 2-664,1 4 0,2 4 60,-2 2 0,0 1-427,0-1 1,-4 1 63,1-3-243,-6 3 1,1-6 127,-4 2 1,-1-3-422,-5-3 228,-2-2-182,-4-4 431,0 0 0,4-4 270,2-2 0,3-1 2,3 1 0,3-3-2,6 0 0,-1 0 272,4-3 1,-4 1-44,1 2 0,2 1 126,2 2 0,-2-2-165,1 2 1,-3 1 29,3-1 0,-4 4-85,1-1 1,-2 2 14,-1 1 0,0 0-129,0 0 1,1 0-19,-1 0 1,-3 3-107,0 0 1,-1 4 116,1-1 0,2 2-101,-2 1 1,2 3 63,1 0 0,0 4-140,0-4 0,-3 3 23,0-3 1,-3 3 61,3-3 0,-4-3-363,1-3 309,-2-4 0,0 2 117,2-4 0,-2-1-24,2-2 0,-2-5 89,-1-4 0,0-4-64,0 1 1,0 1 148,0-1 1,0 1-21,0-2 0,3 3-104,0 4 0,6 0 30,0 0 0,1 4-13,5 2 0,-3 2 180,3 1 1,-3 5 26,3 4 0,-3 1 56,3 5 0,-3-1-121,0 2 1,-5 0-60,-1-4 1,-4 3-200,1-3 1,-2-3 94,-1-3 0,-4-4-148,-2 1 0,-2-2 47,-1-1 0,0-3 7,-1 0 0,1-4-64,0 1 1,3-3-38,0-3 1,4 2 45,-1-2 1,2 2 55,1 1 1,4-1 127,2 1 0,3 3-69,3 0 0,-2 4 176,3-1 1,0 2-110,-1 1 1,3 0 158,-3 0 1,3 1-41,-3 2 0,3 2-93,-3 4 0,4 0 166,-4 1 0,3-1 37,-3 0 0,4 0-228,-1 0 1,2-3 85,1 0 1,1 0-497,-1 3 0,0-3-81,0 0 1,0-4-861,0 1 1310,0-2 0,1-1 0,-1 0 0</inkml:trace>
  <inkml:trace contextRef="#ctx0" brushRef="#br0" timeOffset="1843">4873 123 8029,'0'-18'159,"0"4"-324,0 4 1042,0 6-2405,0 4 1528,4 0 0,1 0 0,4 0 0</inkml:trace>
  <inkml:trace contextRef="#ctx0" brushRef="#br0" timeOffset="2476">4991 68 8029,'9'14'0,"3"4"395,0-3 0,3 6 76,-3 3 1,4 6 42,-1 4 0,-1 5-310,2 3 0,-4 3-210,3 0 1,-4-7-592,1-1 1,1-7 444,-1 0 1,1-6-167,-1-3 1,-2-6 77,2-2 1,2-4-174,-2-3 0,4-2 137,-1-4 0,-1 0 78,1 0 1,-3-3 292,3 0 1,-4-1-47,2 1 1,-3 2 261,-1-2 0,0 2-89,0 1 0,-3 4 119,0 2 0,-4 2-77,1 1 1,-2 1-83,-1 2 1,0-2-74,0 2 1,-4-2-178,-2-1 1,-3-1-1,-2-2 1,-2-3-1,-1-2-383,-3-1 82,0 0 1,2-4 132,0-2 1,5-2-67,1-1 0,1-3 145,5 0 1,0-4 186,3 1 0,4-2-124,2-1 0,6-2 107,3-1 1,-1 2 11,1-2 0,0-2 198,4-2 0,-2 2-37,-2-1 1,2 0-98,-2-3 0,-2-4-32,-1 1 0,-2-4 12,-1 1 0,-1 1-13,-1 2 0,0 2 98,-4 1 1,0 5 194,-3 3 1,0 2-177,0 5 0,-4 0 56,-2 3 0,-4 4 45,-2 2 0,2-1-58,-2 1 0,1 1-285,-1 5 1,3 3 4,0 6 0,1 6-106,5 6 1,0 7 59,3 2 1,4 3-146,2 4 1,3-2 53,3 4 0,1-5-76,2 0 0,3-5-5,1-5 1,-1-3 97,3 1 1,1-8 159,-1 1 1,0-7 16,-2-2 1,-1-4 124,0-5 1,-3 0-61,0 0 1,-4-4 148,1-2 1,-2-3-99,-1-3 1,-1 1 116,-2-4 0,-1 3-70,-5-4 1,0 8 18,0-1 583,0 2-278,0-2-407,0 4 0,0 6-60,0 8 1,5 5-189,4 7 1,2 3-100,7 3 0,-1 0-393,7 0 1,-2 1 666,6-1 0,-3 0 0,6 0 0</inkml:trace>
  <inkml:trace contextRef="#ctx0" brushRef="#br0" timeOffset="2776">6397 541 8032,'0'-9'0,"1"1"1244,2 2-236,-2 2-1080,3 4 27,-8 4 1,0 1-330,-2 4 0,1 0 97,2 0 0,2 1-27,-2 2 0,2-1 129,1 5 0,1-5 35,2 1 1,2-3 78,4-3 1,1 1-82,2-4 1,2 3 216,4-3 1,0 1-111,0-1 1,1-1 223,-1 4 0,3-4 26,0 1 0,0 1-14,-3-1 0,-1 1-109,-1-1 0,1-1-25,-2 4 1,-1-3-133,1 3 0,0 0-246,3 4 1,0-1 310,1 0 0,-1 0 0,0 0 0</inkml:trace>
  <inkml:trace contextRef="#ctx0" brushRef="#br0" timeOffset="2950">6397 260 8601,'0'-20'0,"1"3"339,2 5 0,2 3-449,4 6 1,1 0 152,2 3 0,3 0-62,6 0 0,5 4-1269,5 2 1288,3 7 0,2-3 0,6 3 0</inkml:trace>
  <inkml:trace contextRef="#ctx0" brushRef="#br0" timeOffset="3492">7286 6 8251,'9'-5'840,"0"5"1,-4 6-755,-2 6 1,-1 2-1,0 4 1,2 2-1,0 4-467,0 3 337,3 2 0,-5 1-211,4 0 1,0 1 28,3-4 0,0 0 129,0 0 0,0 1-97,1-1 1,3 0 7,2 0 0,2-4 67,1-1 1,3 0-23,0-1 1,5 0 18,-2-3 0,-1-4 164,1-2 0,-1-1-90,1-2 0,0-4 224,-3-2 0,-3-2-72,0-1 0,-4-1 156,-5-2 1,0-6-8,0-7 1,-4-1-148,-2-1 1,-1 0 2,-2 0 1,-5 0-1,-1 0 0,-2 0-21,-1 3 1,3 3 20,0 6 1,0 1-165,-3 2 0,3 3 69,0 0 1,4 5-161,-1 7 1,2 3-8,1 7 1,3 0-6,0 2 1,7 1 85,-1-4 0,0 0-102,0-2 0,1-2 128,5-2 0,3-2-19,-3-4 0,2-1 152,1-2 0,1 1-77,2-4 0,-2 0 201,3-3 0,0 0-3,-1 0 0,0 0 36,-3 0 0,0 0-103,1 0 0,-5 1 19,-2 2 0,-2-1 2,-1 4-51,-4 0 1,-1 3-156,-4 1 0,-4-5 135,-2-2 1,-6-2-382,-3-1 1,-2-1-157,-2-2 0,1-2-901,0-5 1347,4-7 0,-3-2 0,3-8 0</inkml:trace>
  <inkml:trace contextRef="#ctx0" brushRef="#br0" timeOffset="3965">8083 260 8089,'9'-13'0,"1"3"0,2-2 1242,-2 2-297,3 4-624,-4 2 0,-1 5-71,-1 2 0,0 7-186,-4 5 0,3 3-50,-3 3 1,4 3-193,-1 6 0,-1-1 108,1 1 0,0 1-189,3-1 1,3 1-116,0-4 1,3-1 113,-3-2 0,6 1-20,0-3 1,1-1 123,5-3 1,-3-4 127,3-2 1,-2-2-83,2-1 0,-4-4 119,1-2 0,-2-2-17,-1-1 0,-4-1 138,-1-2 0,-3 1 65,-1-4 0,-4-3-66,-2-3 0,-2-1 58,-1 1 1,0 2-16,0-2 0,-1 2 68,-2 1 0,1 2-178,-4 1-29,4 4 0,-3-2-4,2 4 0,2 5-20,-2 4 1,5 2-48,1 4 1,7 0 89,-1 3 1,5 1-87,-2 2 1,5-5 30,1 3 0,0-4-6,4 0 0,0-2-1,-1-4 1,4-3 12,-1 0 0,3-4-2,0 1 1,-1-2-6,-2-1 0,1 0-6,-4 0 0,1 0 11,-4 0 0,0-1-14,0-2 1,0 2 12,0-2 0,-3 2-2,1 1 1,-5 0-81,1 0 1,-5 0-349,-1 0-795,0 4 865,-1 1 0,-1 1-730,-4 0 1090,0-4 0,-4 2 0,-1-4 0</inkml:trace>
  <inkml:trace contextRef="#ctx0" brushRef="#br0" timeOffset="4173">8319 369 8234,'-43'-14'0,"1"-5"0,-2 0 160,-4 2 253,-2 4 0,-8 0-88,-3-2 1,-2-2-451,-4-1 0,3-1 25,-3 1 0,7 4 1,3 2-1,6 2 0,5 0-1320,6-2 1097,7 2 0,3 0-103,5 4 426,3 0 0,4-3 0,0-1 0</inkml:trace>
  <inkml:trace contextRef="#ctx0" brushRef="#br0" timeOffset="4716">9572 741 8022,'23'-18'587,"-4"3"-74,-4 3 1,-7 6 1207,1 3-822,-6 2-477,1 1-1813,-4 0-13,-4 0-522,3 0 1926,-3 0 0,4 4 0,0 1 0</inkml:trace>
  <inkml:trace contextRef="#ctx0" brushRef="#br0" timeOffset="4858">10089 840 8167,'30'-8'0,"0"-4"0,-3 1 1116,-2 2 0,-9 1 31,-1 5-1104,-4-4-97,-2 6-603,0-7 657,0 7 0,4-7 0,1 3 0</inkml:trace>
  <inkml:trace contextRef="#ctx0" brushRef="#br0" timeOffset="5569">10423 269 8063,'0'-31'0,"0"4"0,0 8 1930,0 9-1449,4 2 0,1 7-257,5-2 1,-1 2-349,0 1 0,4 0-365,2 0 0,2 0 193,1 0 1,4 1 119,3 2 1,2-1-187,3 4 0,3 0 62,7 3 0,-2 1 300,4 3 0,1-3 0,2 3 0</inkml:trace>
  <inkml:trace contextRef="#ctx0" brushRef="#br0" timeOffset="5783">11412 41 8606,'1'-16'540,"2"4"491,-2 12 0,3 10-401,-4 8 0,0 5-208,0 5 0,0 7-416,0 7 1,0 4-389,0 2 0,0-2-569,0 3 0,1-4 525,2-3 1,2 3-1218,4-3 1643,0 2 0,5-2 0,0-2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02.491"/>
    </inkml:context>
    <inkml:brush xml:id="br0">
      <inkml:brushProperty name="width" value="0.08547" units="cm"/>
      <inkml:brushProperty name="height" value="0.08547" units="cm"/>
      <inkml:brushProperty name="color" value="#E71224"/>
    </inkml:brush>
  </inkml:definitions>
  <inkml:trace contextRef="#ctx0" brushRef="#br0">0 436 8814,'5'-8'360,"-1"2"-1227,-4-6 468,0 6 265,0 2 0,0 6 1,0 3-1,0 6 152,0 5 83,0 4-6,0 12 1,0 3 0,1 4-145,2-1 1,3-1-50,6-4 1,-1-2-41,5-4 163,3-7-73,8-3 0,6-12 30,7-2 1,4-12-2,4-9 1,1-15 125,-4-15 0,0-6 0,0-11-305,-3-2-60,-6-1 1,-5-4-437,-7-3 361,-6-1 0,-5-18 0,-4 3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07.033"/>
    </inkml:context>
    <inkml:brush xml:id="br0">
      <inkml:brushProperty name="width" value="0.08547" units="cm"/>
      <inkml:brushProperty name="height" value="0.08547" units="cm"/>
      <inkml:brushProperty name="color" value="#E71224"/>
    </inkml:brush>
  </inkml:definitions>
  <inkml:trace contextRef="#ctx0" brushRef="#br0">1 708 8180,'14'-5'0,"-2"1"1284,-2 0-1212,-1 3 94,-4-3 1,-1 9-202,-4 4 1,0 4-29,0 5 1,0 4-20,0 3 0,-1 4-284,-2 1 232,2 0 1,-3 2-92,4 1 191,4-2 0,2-1 6,6-5 21,-2-3 1,11-5-1,1-3 26,7-5 0,8-5-30,8-7 7,1-6 8,15-13 1,-4-15 104,9-15-1877,-5-5 1625,-3-15 0,-9-3-37,-3-9 0,-23 36 1,-2-2-302,0-2 1,-3-2 480,1-2 0,-2-2 0,0 1 0,-1-1 0,-2-2 0,-1-1 0,0 0 0,-1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11.686"/>
    </inkml:context>
    <inkml:brush xml:id="br0">
      <inkml:brushProperty name="width" value="0.08547" units="cm"/>
      <inkml:brushProperty name="height" value="0.08547" units="cm"/>
      <inkml:brushProperty name="color" value="#E71224"/>
    </inkml:brush>
  </inkml:definitions>
  <inkml:trace contextRef="#ctx0" brushRef="#br0">1 817 8748,'15'-13'0,"0"3"0,-2 3 0,-2 1 139,-2 1-495,-4 1 261,3 4 1,-6 6 1,4 6 1,-4 12 187,1 15-151,-2 11 0,2 10-88,0 7 171,5-7 0,-5 1 1,5-14-107,2-8 0,6-11-32,2-13 305,4-10-226,9-30 0,6-16-190,5-25 172,2-19 1,-23 40 0,-1-3 0,-1-4-1,-1-3-912,0-1 0,-2 0 693,-1 0 0,-1 0 110,0-9 1,0 0 158,-1 3 0,0 1 0,-2-2 0,0 0 0,1-2 0,0 0 0,-1-2 0,0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25.868"/>
    </inkml:context>
    <inkml:brush xml:id="br0">
      <inkml:brushProperty name="width" value="0.08547" units="cm"/>
      <inkml:brushProperty name="height" value="0.08547" units="cm"/>
      <inkml:brushProperty name="color" value="#E71224"/>
    </inkml:brush>
  </inkml:definitions>
  <inkml:trace contextRef="#ctx0" brushRef="#br0">190 137 7969,'0'-13'-730,"0"7"662,-5 2 0,3 9 78,-4 4 1,4 1-81,-1 2 35,-2 2 0,4 1 83,-2 0 0,2 0-101,1 3 175,0 1 0,0-1-138,0 0 0,4-3 0,3 1 0,4 3 39,4-1-11,7 5 1,1-5-2,4 0-15,0 0 14,1 0 156,-1 0 7,0-4 133,0 4 1,0-5-268,1 2 0,-4 2 274,0-2-252,-8-2 0,5 0-73,-11 0 1,0-6 0,-4 2 0,-2 0 84,-2-1 1,-5-2-25,-4 0 0,-5-4 38,-3 1 1,-2-2-365,-1-1 160,0 0 0,0 0-29,0 0-405,-1-4 119,1-1 1,1-1-44,2 0 291,2 4 0,4-7 0,1 3 0,1-1 184,1 1 0,4-6 0,-2 2 0</inkml:trace>
  <inkml:trace contextRef="#ctx0" brushRef="#br0" timeOffset="380">0 182 8213,'15'-9'0,"-1"0"0,0 1 0,0 1 0,3 2-666,0 1 976,5 1 1,-1 2-16,6-2-300,-2 2 1,14-6-1,-3 3 1,1 0-128,1 0 0,5-4 0,2 2-872,2-2 945,-1-1 0,-1 0 0,1 0-290,-1 0 180,-4 0 0,1 0 169,-3 0 0,-2-4 0,4-1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25.067"/>
    </inkml:context>
    <inkml:brush xml:id="br0">
      <inkml:brushProperty name="width" value="0.08547" units="cm"/>
      <inkml:brushProperty name="height" value="0.08547" units="cm"/>
      <inkml:brushProperty name="color" value="#E71224"/>
    </inkml:brush>
  </inkml:definitions>
  <inkml:trace contextRef="#ctx0" brushRef="#br0">0 336 8112,'6'-14'223,"0"2"0,0 7-66,3 5 1,-4 4-169,-2 5-219,2 4 182,-4 1 57,3 4 0,-4 4-75,0 2 34,4 3 0,-3 0 109,2 0 0,-2 0 0,-1-1-244,0-1 85,0-7-108,0-1 1,5-7 113,5 2 1,7-6 59,7-3 5,6-6 4,2-6 1,5-7-2,-1-8-5,4-8-7,-2-6 0,-6-6 7,2-5 0,-14-1-349,4-7 0,-4 2 23,-5-5 127,2-1 0,-7-6 1,3-2-1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9:15.831"/>
    </inkml:context>
    <inkml:brush xml:id="br0">
      <inkml:brushProperty name="width" value="0.08547" units="cm"/>
      <inkml:brushProperty name="height" value="0.08547" units="cm"/>
      <inkml:brushProperty name="color" value="#E71224"/>
    </inkml:brush>
  </inkml:definitions>
  <inkml:trace contextRef="#ctx0" brushRef="#br0">82 81 8196,'-4'-5'-297,"3"1"260,-7 4 0,3 0-90,-4 0 1,3 1 78,0 2 0,0-1-41,-3 4 0,3 0 81,0 3 1,4-3-7,-1 0 1,2 0 6,1 3 0,0 1 2,0-1 1,1 0 61,2 0 0,3 0-56,6 0 1,2 0 103,4 0 1,1 1-97,2 2 1,0-1 1,3 4 1,-4-4 41,1 2 0,-2 0 5,-1-1 1,-3 0 5,1-3 1,-8 0 0,0 0 11,-3 0 1,-3-3-39,-5 0 0,-3-3 117,-6 3 0,0-3-139,-7 3 1,3-4-91,-5 1 1,2-2-55,1-1 0,-1 0-252,-3 0 0,5 0-161,-4 0 1,7-4 540,-4-2 0,6-6 0,-1-2 0</inkml:trace>
  <inkml:trace contextRef="#ctx0" brushRef="#br0" timeOffset="239">1 137 8100,'13'-12'0,"1"2"0,1 3 0,0 2-891,1 3 624,1 1 0,1 1 474,1 0 0,-1-3-103,0 0 0,4 0-205,2 3 1,2-3 54,2 0 1,-1-4-63,0 1 1,-3-1 3,0 1 0,-3-2-1,0 2 0,-2-2-222,-1-1 327,-4 4 0,7-7 0,-1 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36.884"/>
    </inkml:context>
    <inkml:brush xml:id="br0">
      <inkml:brushProperty name="width" value="0.08547" units="cm"/>
      <inkml:brushProperty name="height" value="0.08547" units="cm"/>
      <inkml:brushProperty name="color" value="#E71224"/>
    </inkml:brush>
  </inkml:definitions>
  <inkml:trace contextRef="#ctx0" brushRef="#br0">0 844 8101,'14'0'0,"0"0"0,-2 1 361,0 2-619,0-2 0,-6 10 20,0-2 0,-4 3 227,1 0 1,1 4 146,-1 5-141,4 2 0,-2 8 247,4 2-202,0 3-34,0 0 1,3-1-172,1-2 556,3-5-278,-6-6 0,7-9 65,-2-4-62,6-8-59,2-18-156,9-11 0,-3-27-308,4-11-87,-4-13 0,3-11 311,-5-3 0,-15 44 1,0 0 58,12-48 1,-14 48 0,-1-1-93,0 1 0,0-1 216,1 0 0,-1 0 0,-3 0 0,0-1 0,0 0 0,0-1 0,-2 0 0,0-1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8:55.301"/>
    </inkml:context>
    <inkml:brush xml:id="br0">
      <inkml:brushProperty name="width" value="0.08547" units="cm"/>
      <inkml:brushProperty name="height" value="0.08547" units="cm"/>
      <inkml:brushProperty name="color" value="#E71224"/>
    </inkml:brush>
  </inkml:definitions>
  <inkml:trace contextRef="#ctx0" brushRef="#br0">1 272 7921,'13'1'0,"1"2"0,1 3 0,-1 4 455,-1 2 1,3 2-1,-4 5-538,-1 2 1,2-1 84,-1 4 1,0 0-284,-3 0 1,1-5-27,2-4 223,-2-4 54,7 2 1,-1-5 48,5-2 1,3-2-8,6-4 0,6-5-169,7-4 1,1-13-1,2-13-38,-1-12-123,-4-7 0,7-23 27,-3-7 1,-19 38 0,-1-1 0,1-3 0,-1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9:51.676"/>
    </inkml:context>
    <inkml:brush xml:id="br0">
      <inkml:brushProperty name="width" value="0.08547" units="cm"/>
      <inkml:brushProperty name="height" value="0.08547" units="cm"/>
      <inkml:brushProperty name="color" value="#E71224"/>
    </inkml:brush>
  </inkml:definitions>
  <inkml:trace contextRef="#ctx0" brushRef="#br0">45 263 8272,'0'-14'-75,"3"-2"42,0 4-794,1 0 670,-4 7-14,0-3 0,-2 4 622,-1-2 1,-2 1-209,-4 2 1,0 2-75,0-2 0,3 3-214,0 3 0,4 2-2,-1 4 1,2 1 44,1 2 0,5 6-3,4 6 1,5 4-21,7 2 1,6 2 8,3 4-17,4 5 17,-2-4 1,5 2-1,-2-6 160,-2-2 1,-3-5-97,-5-5 0,-7-4 80,-6-8 1,-3-3-432,-3 0 0,-6-4 183,-6 1 0,-10-7 1,-5-4-374,-4-3 493,-3-5 0,-3-2 0,-1-5 0</inkml:trace>
  <inkml:trace contextRef="#ctx0" brushRef="#br0" timeOffset="147">56 182 7951,'27'-18'0,"-1"-1"0,-2 1 230,2 4 0,1-2 473,3 4-891,8 0 1,0 4-1,11 1 1,2 1-158,3-1 1,-2 0 134,2 1 210,-1-3 0,13 0 0,-1-5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16T19:19:51.049"/>
    </inkml:context>
    <inkml:brush xml:id="br0">
      <inkml:brushProperty name="width" value="0.08547" units="cm"/>
      <inkml:brushProperty name="height" value="0.08547" units="cm"/>
      <inkml:brushProperty name="color" value="#E71224"/>
    </inkml:brush>
  </inkml:definitions>
  <inkml:trace contextRef="#ctx0" brushRef="#br0">0 590 8136,'9'0'0,"4"4"191,-1 2 1,1 6 239,-1 4 0,-5 6-442,2 5 0,-2 1-411,2 5 1,-3 9 612,0 6 1,-3 1-46,3-1 0,-4-2-473,1 0 0,-2-6 108,-1-4 0,4-7 506,2-4 1,3-9-145,4-1 0,2-5-187,6-4 0,3-7 10,6-8 1,-1-12-25,5-9 1,-1-14-44,3-7 0,1-11 21,-1-7 1,-4-6-566,-2 0 1,-5-13 418,-4-3 0,-3-2-555,-3 0 781,-2 9 0,-2 0 0,0 9 0,0 0 0,1 2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7</Pages>
  <Words>1147</Words>
  <Characters>6309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Boutin Frédérik</dc:creator>
  <cp:keywords/>
  <dc:description/>
  <cp:lastModifiedBy>Khriss Ismail</cp:lastModifiedBy>
  <cp:revision>39</cp:revision>
  <dcterms:created xsi:type="dcterms:W3CDTF">2023-11-11T17:58:00Z</dcterms:created>
  <dcterms:modified xsi:type="dcterms:W3CDTF">2023-12-16T19:19:00Z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id="rVOhnEGd"/&gt;&lt;style id="http://www.zotero.org/styles/apa" locale="fr-CA"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